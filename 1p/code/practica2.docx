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A4272" w:rsidRDefault="00277025">
      <w:pPr>
        <w:spacing w:line="23" w:lineRule="exact"/>
        <w:rPr>
          <w:sz w:val="24"/>
          <w:szCs w:val="24"/>
        </w:rPr>
      </w:pPr>
      <w:bookmarkStart w:id="0" w:name="page1"/>
      <w:bookmarkEnd w:id="0"/>
      <w:r>
        <w:rPr>
          <w:noProof/>
          <w:sz w:val="24"/>
          <w:szCs w:val="24"/>
        </w:rPr>
        <w:drawing>
          <wp:anchor distT="0" distB="0" distL="114300" distR="114300" simplePos="0" relativeHeight="251633664" behindDoc="1" locked="0" layoutInCell="0" allowOverlap="1">
            <wp:simplePos x="0" y="0"/>
            <wp:positionH relativeFrom="page">
              <wp:posOffset>0</wp:posOffset>
            </wp:positionH>
            <wp:positionV relativeFrom="page">
              <wp:posOffset>182880</wp:posOffset>
            </wp:positionV>
            <wp:extent cx="7757160" cy="67818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clrChange>
                        <a:clrFrom>
                          <a:srgbClr val="FFFFFF"/>
                        </a:clrFrom>
                        <a:clrTo>
                          <a:srgbClr val="FFFFFF">
                            <a:alpha val="0"/>
                          </a:srgbClr>
                        </a:clrTo>
                      </a:clrChange>
                      <a:extLst/>
                    </a:blip>
                    <a:srcRect/>
                    <a:stretch>
                      <a:fillRect/>
                    </a:stretch>
                  </pic:blipFill>
                  <pic:spPr bwMode="auto">
                    <a:xfrm>
                      <a:off x="0" y="0"/>
                      <a:ext cx="7757160" cy="678180"/>
                    </a:xfrm>
                    <a:prstGeom prst="rect">
                      <a:avLst/>
                    </a:prstGeom>
                    <a:noFill/>
                  </pic:spPr>
                </pic:pic>
              </a:graphicData>
            </a:graphic>
          </wp:anchor>
        </w:drawing>
      </w:r>
    </w:p>
    <w:p w:rsidR="006A4272" w:rsidRDefault="00277025">
      <w:pPr>
        <w:rPr>
          <w:sz w:val="20"/>
          <w:szCs w:val="20"/>
        </w:rPr>
      </w:pPr>
      <w:r>
        <w:rPr>
          <w:rFonts w:ascii="Arial" w:eastAsia="Arial" w:hAnsi="Arial" w:cs="Arial"/>
          <w:b/>
          <w:bCs/>
          <w:sz w:val="30"/>
          <w:szCs w:val="30"/>
        </w:rPr>
        <w:t>Práctica de laboratorio: Uso de Wireshark para ver el tráfico de la red</w:t>
      </w:r>
    </w:p>
    <w:p w:rsidR="006A4272" w:rsidRDefault="006A4272">
      <w:pPr>
        <w:spacing w:line="324" w:lineRule="exact"/>
        <w:rPr>
          <w:sz w:val="24"/>
          <w:szCs w:val="24"/>
        </w:rPr>
      </w:pPr>
    </w:p>
    <w:p w:rsidR="006A4272" w:rsidRDefault="00277025">
      <w:pPr>
        <w:rPr>
          <w:sz w:val="20"/>
          <w:szCs w:val="20"/>
        </w:rPr>
      </w:pPr>
      <w:r>
        <w:rPr>
          <w:rFonts w:ascii="Arial" w:eastAsia="Arial" w:hAnsi="Arial" w:cs="Arial"/>
          <w:b/>
          <w:bCs/>
          <w:sz w:val="24"/>
          <w:szCs w:val="24"/>
        </w:rPr>
        <w:t>Topología</w:t>
      </w:r>
    </w:p>
    <w:p w:rsidR="006A4272" w:rsidRDefault="00277025">
      <w:pPr>
        <w:spacing w:line="20" w:lineRule="exact"/>
        <w:rPr>
          <w:sz w:val="24"/>
          <w:szCs w:val="24"/>
        </w:rPr>
      </w:pPr>
      <w:r>
        <w:rPr>
          <w:noProof/>
          <w:sz w:val="24"/>
          <w:szCs w:val="24"/>
        </w:rPr>
        <w:drawing>
          <wp:anchor distT="0" distB="0" distL="114300" distR="114300" simplePos="0" relativeHeight="251634688" behindDoc="1" locked="0" layoutInCell="0" allowOverlap="1">
            <wp:simplePos x="0" y="0"/>
            <wp:positionH relativeFrom="column">
              <wp:posOffset>1263650</wp:posOffset>
            </wp:positionH>
            <wp:positionV relativeFrom="paragraph">
              <wp:posOffset>172085</wp:posOffset>
            </wp:positionV>
            <wp:extent cx="3933825" cy="31242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blip>
                    <a:srcRect/>
                    <a:stretch>
                      <a:fillRect/>
                    </a:stretch>
                  </pic:blipFill>
                  <pic:spPr bwMode="auto">
                    <a:xfrm>
                      <a:off x="0" y="0"/>
                      <a:ext cx="3933825" cy="3124200"/>
                    </a:xfrm>
                    <a:prstGeom prst="rect">
                      <a:avLst/>
                    </a:prstGeom>
                    <a:noFill/>
                  </pic:spPr>
                </pic:pic>
              </a:graphicData>
            </a:graphic>
          </wp:anchor>
        </w:drawing>
      </w:r>
    </w:p>
    <w:p w:rsidR="006A4272" w:rsidRDefault="006A4272">
      <w:pPr>
        <w:spacing w:line="200" w:lineRule="exact"/>
        <w:rPr>
          <w:sz w:val="24"/>
          <w:szCs w:val="24"/>
        </w:rPr>
      </w:pPr>
    </w:p>
    <w:p w:rsidR="006A4272" w:rsidRDefault="006A4272">
      <w:pPr>
        <w:spacing w:line="200" w:lineRule="exact"/>
        <w:rPr>
          <w:sz w:val="24"/>
          <w:szCs w:val="24"/>
        </w:rPr>
      </w:pPr>
    </w:p>
    <w:p w:rsidR="006A4272" w:rsidRDefault="006A4272">
      <w:pPr>
        <w:spacing w:line="200" w:lineRule="exact"/>
        <w:rPr>
          <w:sz w:val="24"/>
          <w:szCs w:val="24"/>
        </w:rPr>
      </w:pPr>
    </w:p>
    <w:p w:rsidR="006A4272" w:rsidRDefault="006A4272">
      <w:pPr>
        <w:spacing w:line="200" w:lineRule="exact"/>
        <w:rPr>
          <w:sz w:val="24"/>
          <w:szCs w:val="24"/>
        </w:rPr>
      </w:pPr>
    </w:p>
    <w:p w:rsidR="006A4272" w:rsidRDefault="006A4272">
      <w:pPr>
        <w:spacing w:line="200" w:lineRule="exact"/>
        <w:rPr>
          <w:sz w:val="24"/>
          <w:szCs w:val="24"/>
        </w:rPr>
      </w:pPr>
    </w:p>
    <w:p w:rsidR="006A4272" w:rsidRDefault="006A4272">
      <w:pPr>
        <w:spacing w:line="200" w:lineRule="exact"/>
        <w:rPr>
          <w:sz w:val="24"/>
          <w:szCs w:val="24"/>
        </w:rPr>
      </w:pPr>
    </w:p>
    <w:p w:rsidR="006A4272" w:rsidRDefault="006A4272">
      <w:pPr>
        <w:spacing w:line="200" w:lineRule="exact"/>
        <w:rPr>
          <w:sz w:val="24"/>
          <w:szCs w:val="24"/>
        </w:rPr>
      </w:pPr>
    </w:p>
    <w:p w:rsidR="006A4272" w:rsidRDefault="006A4272">
      <w:pPr>
        <w:spacing w:line="200" w:lineRule="exact"/>
        <w:rPr>
          <w:sz w:val="24"/>
          <w:szCs w:val="24"/>
        </w:rPr>
      </w:pPr>
    </w:p>
    <w:p w:rsidR="006A4272" w:rsidRDefault="006A4272">
      <w:pPr>
        <w:spacing w:line="200" w:lineRule="exact"/>
        <w:rPr>
          <w:sz w:val="24"/>
          <w:szCs w:val="24"/>
        </w:rPr>
      </w:pPr>
    </w:p>
    <w:p w:rsidR="006A4272" w:rsidRDefault="006A4272">
      <w:pPr>
        <w:spacing w:line="200" w:lineRule="exact"/>
        <w:rPr>
          <w:sz w:val="24"/>
          <w:szCs w:val="24"/>
        </w:rPr>
      </w:pPr>
    </w:p>
    <w:p w:rsidR="006A4272" w:rsidRDefault="006A4272">
      <w:pPr>
        <w:spacing w:line="200" w:lineRule="exact"/>
        <w:rPr>
          <w:sz w:val="24"/>
          <w:szCs w:val="24"/>
        </w:rPr>
      </w:pPr>
    </w:p>
    <w:p w:rsidR="006A4272" w:rsidRDefault="006A4272">
      <w:pPr>
        <w:spacing w:line="200" w:lineRule="exact"/>
        <w:rPr>
          <w:sz w:val="24"/>
          <w:szCs w:val="24"/>
        </w:rPr>
      </w:pPr>
    </w:p>
    <w:p w:rsidR="006A4272" w:rsidRDefault="006A4272">
      <w:pPr>
        <w:spacing w:line="200" w:lineRule="exact"/>
        <w:rPr>
          <w:sz w:val="24"/>
          <w:szCs w:val="24"/>
        </w:rPr>
      </w:pPr>
    </w:p>
    <w:p w:rsidR="006A4272" w:rsidRDefault="006A4272">
      <w:pPr>
        <w:spacing w:line="200" w:lineRule="exact"/>
        <w:rPr>
          <w:sz w:val="24"/>
          <w:szCs w:val="24"/>
        </w:rPr>
      </w:pPr>
    </w:p>
    <w:p w:rsidR="006A4272" w:rsidRDefault="006A4272">
      <w:pPr>
        <w:spacing w:line="200" w:lineRule="exact"/>
        <w:rPr>
          <w:sz w:val="24"/>
          <w:szCs w:val="24"/>
        </w:rPr>
      </w:pPr>
    </w:p>
    <w:p w:rsidR="006A4272" w:rsidRDefault="006A4272">
      <w:pPr>
        <w:spacing w:line="200" w:lineRule="exact"/>
        <w:rPr>
          <w:sz w:val="24"/>
          <w:szCs w:val="24"/>
        </w:rPr>
      </w:pPr>
    </w:p>
    <w:p w:rsidR="006A4272" w:rsidRDefault="006A4272">
      <w:pPr>
        <w:spacing w:line="200" w:lineRule="exact"/>
        <w:rPr>
          <w:sz w:val="24"/>
          <w:szCs w:val="24"/>
        </w:rPr>
      </w:pPr>
    </w:p>
    <w:p w:rsidR="006A4272" w:rsidRDefault="006A4272">
      <w:pPr>
        <w:spacing w:line="200" w:lineRule="exact"/>
        <w:rPr>
          <w:sz w:val="24"/>
          <w:szCs w:val="24"/>
        </w:rPr>
      </w:pPr>
    </w:p>
    <w:p w:rsidR="006A4272" w:rsidRDefault="006A4272">
      <w:pPr>
        <w:spacing w:line="200" w:lineRule="exact"/>
        <w:rPr>
          <w:sz w:val="24"/>
          <w:szCs w:val="24"/>
        </w:rPr>
      </w:pPr>
    </w:p>
    <w:p w:rsidR="006A4272" w:rsidRDefault="006A4272">
      <w:pPr>
        <w:spacing w:line="200" w:lineRule="exact"/>
        <w:rPr>
          <w:sz w:val="24"/>
          <w:szCs w:val="24"/>
        </w:rPr>
      </w:pPr>
    </w:p>
    <w:p w:rsidR="006A4272" w:rsidRDefault="006A4272">
      <w:pPr>
        <w:spacing w:line="200" w:lineRule="exact"/>
        <w:rPr>
          <w:sz w:val="24"/>
          <w:szCs w:val="24"/>
        </w:rPr>
      </w:pPr>
    </w:p>
    <w:p w:rsidR="006A4272" w:rsidRDefault="006A4272">
      <w:pPr>
        <w:spacing w:line="200" w:lineRule="exact"/>
        <w:rPr>
          <w:sz w:val="24"/>
          <w:szCs w:val="24"/>
        </w:rPr>
      </w:pPr>
    </w:p>
    <w:p w:rsidR="006A4272" w:rsidRDefault="006A4272">
      <w:pPr>
        <w:spacing w:line="200" w:lineRule="exact"/>
        <w:rPr>
          <w:sz w:val="24"/>
          <w:szCs w:val="24"/>
        </w:rPr>
      </w:pPr>
    </w:p>
    <w:p w:rsidR="006A4272" w:rsidRDefault="006A4272">
      <w:pPr>
        <w:spacing w:line="200" w:lineRule="exact"/>
        <w:rPr>
          <w:sz w:val="24"/>
          <w:szCs w:val="24"/>
        </w:rPr>
      </w:pPr>
    </w:p>
    <w:p w:rsidR="006A4272" w:rsidRDefault="006A4272">
      <w:pPr>
        <w:spacing w:line="200" w:lineRule="exact"/>
        <w:rPr>
          <w:sz w:val="24"/>
          <w:szCs w:val="24"/>
        </w:rPr>
      </w:pPr>
    </w:p>
    <w:p w:rsidR="006A4272" w:rsidRDefault="006A4272">
      <w:pPr>
        <w:spacing w:line="200" w:lineRule="exact"/>
        <w:rPr>
          <w:sz w:val="24"/>
          <w:szCs w:val="24"/>
        </w:rPr>
      </w:pPr>
    </w:p>
    <w:p w:rsidR="006A4272" w:rsidRDefault="006A4272">
      <w:pPr>
        <w:spacing w:line="221" w:lineRule="exact"/>
        <w:rPr>
          <w:sz w:val="24"/>
          <w:szCs w:val="24"/>
        </w:rPr>
      </w:pPr>
    </w:p>
    <w:p w:rsidR="006A4272" w:rsidRDefault="00277025">
      <w:pPr>
        <w:rPr>
          <w:sz w:val="20"/>
          <w:szCs w:val="20"/>
        </w:rPr>
      </w:pPr>
      <w:r>
        <w:rPr>
          <w:rFonts w:ascii="Arial" w:eastAsia="Arial" w:hAnsi="Arial" w:cs="Arial"/>
          <w:b/>
          <w:bCs/>
          <w:sz w:val="24"/>
          <w:szCs w:val="24"/>
        </w:rPr>
        <w:t>Objetivos</w:t>
      </w:r>
    </w:p>
    <w:p w:rsidR="006A4272" w:rsidRDefault="006A4272">
      <w:pPr>
        <w:spacing w:line="123" w:lineRule="exact"/>
        <w:rPr>
          <w:sz w:val="24"/>
          <w:szCs w:val="24"/>
        </w:rPr>
      </w:pPr>
    </w:p>
    <w:p w:rsidR="006A4272" w:rsidRDefault="00277025">
      <w:pPr>
        <w:ind w:left="360"/>
        <w:rPr>
          <w:sz w:val="20"/>
          <w:szCs w:val="20"/>
        </w:rPr>
      </w:pPr>
      <w:r>
        <w:rPr>
          <w:rFonts w:ascii="Arial" w:eastAsia="Arial" w:hAnsi="Arial" w:cs="Arial"/>
          <w:b/>
          <w:bCs/>
          <w:sz w:val="20"/>
          <w:szCs w:val="20"/>
        </w:rPr>
        <w:t>Parte 1: Capturar y analizar datos ICMP locales en Wireshark</w:t>
      </w:r>
    </w:p>
    <w:p w:rsidR="006A4272" w:rsidRDefault="006A4272">
      <w:pPr>
        <w:spacing w:line="120" w:lineRule="exact"/>
        <w:rPr>
          <w:sz w:val="24"/>
          <w:szCs w:val="24"/>
        </w:rPr>
      </w:pPr>
    </w:p>
    <w:p w:rsidR="006A4272" w:rsidRDefault="00277025">
      <w:pPr>
        <w:ind w:left="360"/>
        <w:rPr>
          <w:sz w:val="20"/>
          <w:szCs w:val="20"/>
        </w:rPr>
      </w:pPr>
      <w:r>
        <w:rPr>
          <w:rFonts w:ascii="Arial" w:eastAsia="Arial" w:hAnsi="Arial" w:cs="Arial"/>
          <w:b/>
          <w:bCs/>
          <w:sz w:val="20"/>
          <w:szCs w:val="20"/>
        </w:rPr>
        <w:t>Parte 2: Capturar y analizar datos ICMP remotos en Wireshark</w:t>
      </w:r>
    </w:p>
    <w:p w:rsidR="006A4272" w:rsidRDefault="006A4272">
      <w:pPr>
        <w:spacing w:line="235" w:lineRule="exact"/>
        <w:rPr>
          <w:sz w:val="24"/>
          <w:szCs w:val="24"/>
        </w:rPr>
      </w:pPr>
    </w:p>
    <w:p w:rsidR="006A4272" w:rsidRDefault="00277025">
      <w:pPr>
        <w:rPr>
          <w:sz w:val="20"/>
          <w:szCs w:val="20"/>
        </w:rPr>
      </w:pPr>
      <w:r>
        <w:rPr>
          <w:rFonts w:ascii="Arial" w:eastAsia="Arial" w:hAnsi="Arial" w:cs="Arial"/>
          <w:b/>
          <w:bCs/>
          <w:sz w:val="24"/>
          <w:szCs w:val="24"/>
        </w:rPr>
        <w:t>Información básica/situación</w:t>
      </w:r>
    </w:p>
    <w:p w:rsidR="006A4272" w:rsidRDefault="006A4272">
      <w:pPr>
        <w:spacing w:line="130" w:lineRule="exact"/>
        <w:rPr>
          <w:sz w:val="24"/>
          <w:szCs w:val="24"/>
        </w:rPr>
      </w:pPr>
    </w:p>
    <w:p w:rsidR="006A4272" w:rsidRDefault="00277025">
      <w:pPr>
        <w:spacing w:line="253" w:lineRule="auto"/>
        <w:ind w:left="360" w:right="280"/>
        <w:rPr>
          <w:sz w:val="20"/>
          <w:szCs w:val="20"/>
        </w:rPr>
      </w:pPr>
      <w:r>
        <w:rPr>
          <w:rFonts w:ascii="Arial" w:eastAsia="Arial" w:hAnsi="Arial" w:cs="Arial"/>
          <w:sz w:val="20"/>
          <w:szCs w:val="20"/>
        </w:rPr>
        <w:t>Wireshark es un analizador de protocolos de software o una aplicación “husmeador de paquetes” que se utiliza para el diagnóstico de problemas de red, verificación, desarrollo de protocolo y software y educación. Mientras el fl</w:t>
      </w:r>
      <w:r>
        <w:rPr>
          <w:rFonts w:ascii="Arial" w:eastAsia="Arial" w:hAnsi="Arial" w:cs="Arial"/>
          <w:sz w:val="20"/>
          <w:szCs w:val="20"/>
        </w:rPr>
        <w:t>ujo de datos va y viene en la red, el husmeador “captura” cada unidad de datos del protocolo (PDU) y puede decodificar y analizar su contenido de acuerdo a la RFC correcta u otras especificaciones.</w:t>
      </w:r>
    </w:p>
    <w:p w:rsidR="006A4272" w:rsidRDefault="006A4272">
      <w:pPr>
        <w:spacing w:line="72" w:lineRule="exact"/>
        <w:rPr>
          <w:sz w:val="24"/>
          <w:szCs w:val="24"/>
        </w:rPr>
      </w:pPr>
    </w:p>
    <w:p w:rsidR="006A4272" w:rsidRDefault="00277025">
      <w:pPr>
        <w:spacing w:line="251" w:lineRule="auto"/>
        <w:ind w:left="360"/>
        <w:rPr>
          <w:sz w:val="20"/>
          <w:szCs w:val="20"/>
        </w:rPr>
      </w:pPr>
      <w:r>
        <w:rPr>
          <w:rFonts w:ascii="Arial" w:eastAsia="Arial" w:hAnsi="Arial" w:cs="Arial"/>
          <w:sz w:val="20"/>
          <w:szCs w:val="20"/>
        </w:rPr>
        <w:t>Es una herramienta útil para cualquiera que trabaje con r</w:t>
      </w:r>
      <w:r>
        <w:rPr>
          <w:rFonts w:ascii="Arial" w:eastAsia="Arial" w:hAnsi="Arial" w:cs="Arial"/>
          <w:sz w:val="20"/>
          <w:szCs w:val="20"/>
        </w:rPr>
        <w:t>edes y se puede utilizar en la mayoría de las prácticas de laboratorio en los cursos de CCNA para el análisis de datos y la solución de problemas. En esta práctica de laboratorio, usará Wireshark para capturar direcciones IP del paquete de datos ICMP y dir</w:t>
      </w:r>
      <w:r>
        <w:rPr>
          <w:rFonts w:ascii="Arial" w:eastAsia="Arial" w:hAnsi="Arial" w:cs="Arial"/>
          <w:sz w:val="20"/>
          <w:szCs w:val="20"/>
        </w:rPr>
        <w:t>ecciones MAC de la trama de Ethernet.</w:t>
      </w:r>
    </w:p>
    <w:p w:rsidR="006A4272" w:rsidRDefault="006A4272">
      <w:pPr>
        <w:spacing w:line="187" w:lineRule="exact"/>
        <w:rPr>
          <w:sz w:val="24"/>
          <w:szCs w:val="24"/>
        </w:rPr>
      </w:pPr>
    </w:p>
    <w:p w:rsidR="006A4272" w:rsidRDefault="00277025">
      <w:pPr>
        <w:rPr>
          <w:sz w:val="20"/>
          <w:szCs w:val="20"/>
        </w:rPr>
      </w:pPr>
      <w:r>
        <w:rPr>
          <w:rFonts w:ascii="Arial" w:eastAsia="Arial" w:hAnsi="Arial" w:cs="Arial"/>
          <w:b/>
          <w:bCs/>
          <w:sz w:val="24"/>
          <w:szCs w:val="24"/>
        </w:rPr>
        <w:t>Recursos necesarios</w:t>
      </w:r>
    </w:p>
    <w:p w:rsidR="006A4272" w:rsidRDefault="006A4272">
      <w:pPr>
        <w:spacing w:line="145" w:lineRule="exact"/>
        <w:rPr>
          <w:sz w:val="24"/>
          <w:szCs w:val="24"/>
        </w:rPr>
      </w:pPr>
    </w:p>
    <w:p w:rsidR="006A4272" w:rsidRDefault="00277025">
      <w:pPr>
        <w:numPr>
          <w:ilvl w:val="0"/>
          <w:numId w:val="1"/>
        </w:numPr>
        <w:tabs>
          <w:tab w:val="left" w:pos="720"/>
        </w:tabs>
        <w:ind w:left="720" w:hanging="360"/>
        <w:rPr>
          <w:rFonts w:ascii="Symbol" w:eastAsia="Symbol" w:hAnsi="Symbol" w:cs="Symbol"/>
          <w:sz w:val="20"/>
          <w:szCs w:val="20"/>
        </w:rPr>
      </w:pPr>
      <w:r>
        <w:rPr>
          <w:rFonts w:ascii="Arial" w:eastAsia="Arial" w:hAnsi="Arial" w:cs="Arial"/>
          <w:sz w:val="20"/>
          <w:szCs w:val="20"/>
        </w:rPr>
        <w:t>1 PC (Windows 7, 8 o 10 con acceso a Internet)</w:t>
      </w:r>
    </w:p>
    <w:p w:rsidR="006A4272" w:rsidRDefault="006A4272">
      <w:pPr>
        <w:spacing w:line="91" w:lineRule="exact"/>
        <w:rPr>
          <w:rFonts w:ascii="Symbol" w:eastAsia="Symbol" w:hAnsi="Symbol" w:cs="Symbol"/>
          <w:sz w:val="20"/>
          <w:szCs w:val="20"/>
        </w:rPr>
      </w:pPr>
    </w:p>
    <w:p w:rsidR="006A4272" w:rsidRDefault="00277025">
      <w:pPr>
        <w:numPr>
          <w:ilvl w:val="0"/>
          <w:numId w:val="1"/>
        </w:numPr>
        <w:tabs>
          <w:tab w:val="left" w:pos="720"/>
        </w:tabs>
        <w:ind w:left="720" w:hanging="360"/>
        <w:rPr>
          <w:rFonts w:ascii="Symbol" w:eastAsia="Symbol" w:hAnsi="Symbol" w:cs="Symbol"/>
          <w:sz w:val="20"/>
          <w:szCs w:val="20"/>
        </w:rPr>
      </w:pPr>
      <w:r>
        <w:rPr>
          <w:rFonts w:ascii="Arial" w:eastAsia="Arial" w:hAnsi="Arial" w:cs="Arial"/>
          <w:sz w:val="20"/>
          <w:szCs w:val="20"/>
        </w:rPr>
        <w:t>Se utilizarán PC adicionales en una red de área local (LAN) para responder a las solicitudes de ping.</w:t>
      </w:r>
    </w:p>
    <w:p w:rsidR="006A4272" w:rsidRDefault="006A4272">
      <w:pPr>
        <w:spacing w:line="250" w:lineRule="exact"/>
        <w:rPr>
          <w:sz w:val="24"/>
          <w:szCs w:val="24"/>
        </w:rPr>
      </w:pPr>
    </w:p>
    <w:p w:rsidR="006A4272" w:rsidRDefault="00277025">
      <w:pPr>
        <w:rPr>
          <w:sz w:val="20"/>
          <w:szCs w:val="20"/>
        </w:rPr>
      </w:pPr>
      <w:r>
        <w:rPr>
          <w:rFonts w:ascii="Arial" w:eastAsia="Arial" w:hAnsi="Arial" w:cs="Arial"/>
          <w:b/>
          <w:bCs/>
          <w:sz w:val="28"/>
          <w:szCs w:val="28"/>
        </w:rPr>
        <w:t xml:space="preserve">Parte 1: Captura y análisis de datos ICMP </w:t>
      </w:r>
      <w:r>
        <w:rPr>
          <w:rFonts w:ascii="Arial" w:eastAsia="Arial" w:hAnsi="Arial" w:cs="Arial"/>
          <w:b/>
          <w:bCs/>
          <w:sz w:val="28"/>
          <w:szCs w:val="28"/>
        </w:rPr>
        <w:t>locales en Wireshark</w:t>
      </w:r>
    </w:p>
    <w:p w:rsidR="006A4272" w:rsidRDefault="006A4272">
      <w:pPr>
        <w:spacing w:line="181" w:lineRule="exact"/>
        <w:rPr>
          <w:sz w:val="24"/>
          <w:szCs w:val="24"/>
        </w:rPr>
      </w:pPr>
    </w:p>
    <w:p w:rsidR="006A4272" w:rsidRDefault="00277025">
      <w:pPr>
        <w:spacing w:line="251" w:lineRule="auto"/>
        <w:ind w:left="360" w:right="180"/>
        <w:rPr>
          <w:sz w:val="20"/>
          <w:szCs w:val="20"/>
        </w:rPr>
      </w:pPr>
      <w:r>
        <w:rPr>
          <w:rFonts w:ascii="Arial" w:eastAsia="Arial" w:hAnsi="Arial" w:cs="Arial"/>
          <w:sz w:val="20"/>
          <w:szCs w:val="20"/>
        </w:rPr>
        <w:t xml:space="preserve">En la parte 1 de esta práctica de laboratorio, hará ping a otra PC en la LAN y capturará solicitudes y respuestas ICMP en Wireshark. También verá dentro de las tramas capturadas para obtener información específica. Este análisis debe </w:t>
      </w:r>
      <w:r>
        <w:rPr>
          <w:rFonts w:ascii="Arial" w:eastAsia="Arial" w:hAnsi="Arial" w:cs="Arial"/>
          <w:sz w:val="20"/>
          <w:szCs w:val="20"/>
        </w:rPr>
        <w:t>ayudar a aclarar de qué manera se utilizan los encabezados de paquetes para transmitir datos al destino.</w:t>
      </w:r>
    </w:p>
    <w:p w:rsidR="006A4272" w:rsidRDefault="006A4272">
      <w:pPr>
        <w:spacing w:line="200" w:lineRule="exact"/>
        <w:rPr>
          <w:sz w:val="24"/>
          <w:szCs w:val="24"/>
        </w:rPr>
      </w:pPr>
    </w:p>
    <w:p w:rsidR="006A4272" w:rsidRDefault="006A4272">
      <w:pPr>
        <w:spacing w:line="343" w:lineRule="exact"/>
        <w:rPr>
          <w:sz w:val="24"/>
          <w:szCs w:val="24"/>
        </w:rPr>
      </w:pPr>
    </w:p>
    <w:p w:rsidR="006A4272" w:rsidRDefault="00277025">
      <w:pPr>
        <w:tabs>
          <w:tab w:val="left" w:pos="8980"/>
        </w:tabs>
        <w:rPr>
          <w:sz w:val="20"/>
          <w:szCs w:val="20"/>
        </w:rPr>
      </w:pPr>
      <w:r>
        <w:rPr>
          <w:rFonts w:ascii="Arial" w:eastAsia="Arial" w:hAnsi="Arial" w:cs="Arial"/>
          <w:sz w:val="16"/>
          <w:szCs w:val="16"/>
        </w:rPr>
        <w:t>© 2018 Cisco y/o sus filiales. Todos los derechos reservados. Este documento es información pública de Cisco.</w:t>
      </w:r>
      <w:r>
        <w:rPr>
          <w:sz w:val="20"/>
          <w:szCs w:val="20"/>
        </w:rPr>
        <w:tab/>
      </w:r>
      <w:r>
        <w:rPr>
          <w:rFonts w:ascii="Arial" w:eastAsia="Arial" w:hAnsi="Arial" w:cs="Arial"/>
          <w:sz w:val="16"/>
          <w:szCs w:val="16"/>
        </w:rPr>
        <w:t xml:space="preserve">Página </w:t>
      </w:r>
      <w:r>
        <w:rPr>
          <w:rFonts w:ascii="Arial" w:eastAsia="Arial" w:hAnsi="Arial" w:cs="Arial"/>
          <w:b/>
          <w:bCs/>
          <w:sz w:val="16"/>
          <w:szCs w:val="16"/>
        </w:rPr>
        <w:t>1</w:t>
      </w:r>
      <w:r>
        <w:rPr>
          <w:rFonts w:ascii="Arial" w:eastAsia="Arial" w:hAnsi="Arial" w:cs="Arial"/>
          <w:sz w:val="16"/>
          <w:szCs w:val="16"/>
        </w:rPr>
        <w:t xml:space="preserve"> de </w:t>
      </w:r>
      <w:r>
        <w:rPr>
          <w:rFonts w:ascii="Arial" w:eastAsia="Arial" w:hAnsi="Arial" w:cs="Arial"/>
          <w:b/>
          <w:bCs/>
          <w:sz w:val="16"/>
          <w:szCs w:val="16"/>
        </w:rPr>
        <w:t>18</w:t>
      </w:r>
    </w:p>
    <w:p w:rsidR="006A4272" w:rsidRDefault="006A4272">
      <w:pPr>
        <w:sectPr w:rsidR="006A4272">
          <w:pgSz w:w="12240" w:h="15840"/>
          <w:pgMar w:top="1440" w:right="980" w:bottom="171" w:left="1080" w:header="0" w:footer="0" w:gutter="0"/>
          <w:cols w:space="720" w:equalWidth="0">
            <w:col w:w="10180"/>
          </w:cols>
        </w:sectPr>
      </w:pPr>
    </w:p>
    <w:p w:rsidR="006A4272" w:rsidRDefault="00277025">
      <w:pPr>
        <w:rPr>
          <w:sz w:val="20"/>
          <w:szCs w:val="20"/>
        </w:rPr>
      </w:pPr>
      <w:bookmarkStart w:id="1" w:name="page2"/>
      <w:bookmarkEnd w:id="1"/>
      <w:r>
        <w:rPr>
          <w:rFonts w:ascii="Arial" w:eastAsia="Arial" w:hAnsi="Arial" w:cs="Arial"/>
          <w:b/>
          <w:bCs/>
          <w:sz w:val="19"/>
          <w:szCs w:val="19"/>
        </w:rPr>
        <w:lastRenderedPageBreak/>
        <w:t>Práctica de laboratorio: Uso de Wireshark para ver el tráfico de la red</w:t>
      </w:r>
    </w:p>
    <w:p w:rsidR="006A4272" w:rsidRDefault="00277025">
      <w:pPr>
        <w:spacing w:line="20" w:lineRule="exact"/>
        <w:rPr>
          <w:sz w:val="20"/>
          <w:szCs w:val="20"/>
        </w:rPr>
      </w:pPr>
      <w:r>
        <w:rPr>
          <w:noProof/>
          <w:sz w:val="20"/>
          <w:szCs w:val="20"/>
        </w:rPr>
        <mc:AlternateContent>
          <mc:Choice Requires="wps">
            <w:drawing>
              <wp:anchor distT="0" distB="0" distL="114300" distR="114300" simplePos="0" relativeHeight="251635712" behindDoc="1" locked="0" layoutInCell="0" allowOverlap="1">
                <wp:simplePos x="0" y="0"/>
                <wp:positionH relativeFrom="column">
                  <wp:posOffset>-17780</wp:posOffset>
                </wp:positionH>
                <wp:positionV relativeFrom="paragraph">
                  <wp:posOffset>71755</wp:posOffset>
                </wp:positionV>
                <wp:extent cx="6497320" cy="0"/>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97320" cy="4763"/>
                        </a:xfrm>
                        <a:prstGeom prst="line">
                          <a:avLst/>
                        </a:prstGeom>
                        <a:solidFill>
                          <a:srgbClr val="FFFFFF"/>
                        </a:solidFill>
                        <a:ln w="27431">
                          <a:solidFill>
                            <a:srgbClr val="000000"/>
                          </a:solidFill>
                          <a:miter lim="800000"/>
                          <a:headEnd/>
                          <a:tailEnd/>
                        </a:ln>
                      </wps:spPr>
                      <wps:bodyPr/>
                    </wps:wsp>
                  </a:graphicData>
                </a:graphic>
              </wp:anchor>
            </w:drawing>
          </mc:Choice>
          <mc:Fallback>
            <w:pict>
              <v:line w14:anchorId="25C7A15D" id="Shape 3"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1.4pt,5.65pt" to="510.2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" o:allowincell="f" filled="t" strokeweight=".76197mm">
                <v:stroke joinstyle="miter"/>
                <o:lock v:ext="edit" shapetype="f"/>
              </v:line>
            </w:pict>
          </mc:Fallback>
        </mc:AlternateContent>
      </w:r>
    </w:p>
    <w:p w:rsidR="006A4272" w:rsidRDefault="006A4272">
      <w:pPr>
        <w:sectPr w:rsidR="006A4272">
          <w:pgSz w:w="12240" w:h="15840"/>
          <w:pgMar w:top="754" w:right="1000" w:bottom="171" w:left="1080" w:header="0" w:footer="0" w:gutter="0"/>
          <w:cols w:space="720" w:equalWidth="0">
            <w:col w:w="10160"/>
          </w:cols>
        </w:sectPr>
      </w:pPr>
    </w:p>
    <w:p w:rsidR="006A4272" w:rsidRDefault="006A4272">
      <w:pPr>
        <w:spacing w:line="200" w:lineRule="exact"/>
        <w:rPr>
          <w:sz w:val="20"/>
          <w:szCs w:val="20"/>
        </w:rPr>
      </w:pPr>
    </w:p>
    <w:p w:rsidR="006A4272" w:rsidRDefault="006A4272">
      <w:pPr>
        <w:spacing w:line="239" w:lineRule="exact"/>
        <w:rPr>
          <w:sz w:val="20"/>
          <w:szCs w:val="20"/>
        </w:rPr>
      </w:pPr>
    </w:p>
    <w:p w:rsidR="006A4272" w:rsidRDefault="00277025">
      <w:pPr>
        <w:rPr>
          <w:sz w:val="20"/>
          <w:szCs w:val="20"/>
        </w:rPr>
      </w:pPr>
      <w:r>
        <w:rPr>
          <w:rFonts w:ascii="Arial" w:eastAsia="Arial" w:hAnsi="Arial" w:cs="Arial"/>
          <w:b/>
          <w:bCs/>
        </w:rPr>
        <w:t>Paso 1: Recuperar las direcciones de interfaz de la PC</w:t>
      </w:r>
    </w:p>
    <w:p w:rsidR="006A4272" w:rsidRDefault="006A4272">
      <w:pPr>
        <w:spacing w:line="167" w:lineRule="exact"/>
        <w:rPr>
          <w:sz w:val="20"/>
          <w:szCs w:val="20"/>
        </w:rPr>
      </w:pPr>
    </w:p>
    <w:p w:rsidR="006A4272" w:rsidRDefault="00277025">
      <w:pPr>
        <w:spacing w:line="278" w:lineRule="auto"/>
        <w:ind w:left="360"/>
        <w:rPr>
          <w:sz w:val="20"/>
          <w:szCs w:val="20"/>
        </w:rPr>
      </w:pPr>
      <w:r>
        <w:rPr>
          <w:rFonts w:ascii="Arial" w:eastAsia="Arial" w:hAnsi="Arial" w:cs="Arial"/>
          <w:sz w:val="20"/>
          <w:szCs w:val="20"/>
        </w:rPr>
        <w:t>Para esta práctica de laboratorio, deberá recuperar la dirección IP de la PC y la dirección física de la t</w:t>
      </w:r>
      <w:r>
        <w:rPr>
          <w:rFonts w:ascii="Arial" w:eastAsia="Arial" w:hAnsi="Arial" w:cs="Arial"/>
          <w:sz w:val="20"/>
          <w:szCs w:val="20"/>
        </w:rPr>
        <w:t>arjeta de interfaz de red (NIC), que también se conoce como “dirección MAC”.</w:t>
      </w:r>
    </w:p>
    <w:p w:rsidR="006A4272" w:rsidRDefault="006A4272">
      <w:pPr>
        <w:spacing w:line="36" w:lineRule="exact"/>
        <w:rPr>
          <w:sz w:val="20"/>
          <w:szCs w:val="20"/>
        </w:rPr>
      </w:pPr>
    </w:p>
    <w:p w:rsidR="006A4272" w:rsidRDefault="00277025">
      <w:pPr>
        <w:numPr>
          <w:ilvl w:val="0"/>
          <w:numId w:val="2"/>
        </w:numPr>
        <w:tabs>
          <w:tab w:val="left" w:pos="720"/>
        </w:tabs>
        <w:ind w:left="720" w:hanging="360"/>
        <w:rPr>
          <w:rFonts w:ascii="Arial" w:eastAsia="Arial" w:hAnsi="Arial" w:cs="Arial"/>
          <w:sz w:val="20"/>
          <w:szCs w:val="20"/>
        </w:rPr>
      </w:pPr>
      <w:r>
        <w:rPr>
          <w:rFonts w:ascii="Arial" w:eastAsia="Arial" w:hAnsi="Arial" w:cs="Arial"/>
          <w:sz w:val="20"/>
          <w:szCs w:val="20"/>
        </w:rPr>
        <w:t xml:space="preserve">Abra una ventana de comandos, escriba </w:t>
      </w:r>
      <w:r>
        <w:rPr>
          <w:rFonts w:ascii="Arial" w:eastAsia="Arial" w:hAnsi="Arial" w:cs="Arial"/>
          <w:b/>
          <w:bCs/>
          <w:sz w:val="20"/>
          <w:szCs w:val="20"/>
        </w:rPr>
        <w:t>ipconfig /all</w:t>
      </w:r>
      <w:r>
        <w:rPr>
          <w:rFonts w:ascii="Arial" w:eastAsia="Arial" w:hAnsi="Arial" w:cs="Arial"/>
          <w:sz w:val="20"/>
          <w:szCs w:val="20"/>
        </w:rPr>
        <w:t xml:space="preserve"> y luego presione Enter (Introducir).</w:t>
      </w:r>
    </w:p>
    <w:p w:rsidR="006A4272" w:rsidRDefault="006A4272">
      <w:pPr>
        <w:spacing w:line="127" w:lineRule="exact"/>
        <w:rPr>
          <w:rFonts w:ascii="Arial" w:eastAsia="Arial" w:hAnsi="Arial" w:cs="Arial"/>
          <w:sz w:val="20"/>
          <w:szCs w:val="20"/>
        </w:rPr>
      </w:pPr>
    </w:p>
    <w:p w:rsidR="006A4272" w:rsidRDefault="00277025">
      <w:pPr>
        <w:numPr>
          <w:ilvl w:val="0"/>
          <w:numId w:val="2"/>
        </w:numPr>
        <w:tabs>
          <w:tab w:val="left" w:pos="720"/>
        </w:tabs>
        <w:ind w:left="720" w:hanging="360"/>
        <w:rPr>
          <w:rFonts w:ascii="Arial" w:eastAsia="Arial" w:hAnsi="Arial" w:cs="Arial"/>
          <w:sz w:val="20"/>
          <w:szCs w:val="20"/>
        </w:rPr>
      </w:pPr>
      <w:r>
        <w:rPr>
          <w:rFonts w:ascii="Arial" w:eastAsia="Arial" w:hAnsi="Arial" w:cs="Arial"/>
          <w:sz w:val="20"/>
          <w:szCs w:val="20"/>
        </w:rPr>
        <w:t xml:space="preserve">Registre la dirección IP de la interfaz de su PC, su descripción y su dirección MAC </w:t>
      </w:r>
      <w:r>
        <w:rPr>
          <w:rFonts w:ascii="Arial" w:eastAsia="Arial" w:hAnsi="Arial" w:cs="Arial"/>
          <w:sz w:val="20"/>
          <w:szCs w:val="20"/>
        </w:rPr>
        <w:t>(física).</w:t>
      </w:r>
    </w:p>
    <w:p w:rsidR="006A4272" w:rsidRDefault="00277025">
      <w:pPr>
        <w:spacing w:line="20" w:lineRule="exact"/>
        <w:rPr>
          <w:sz w:val="20"/>
          <w:szCs w:val="20"/>
        </w:rPr>
      </w:pPr>
      <w:r>
        <w:rPr>
          <w:noProof/>
          <w:sz w:val="20"/>
          <w:szCs w:val="20"/>
        </w:rPr>
        <w:drawing>
          <wp:anchor distT="0" distB="0" distL="114300" distR="114300" simplePos="0" relativeHeight="251636736" behindDoc="1" locked="0" layoutInCell="0" allowOverlap="1">
            <wp:simplePos x="0" y="0"/>
            <wp:positionH relativeFrom="column">
              <wp:posOffset>573405</wp:posOffset>
            </wp:positionH>
            <wp:positionV relativeFrom="paragraph">
              <wp:posOffset>175895</wp:posOffset>
            </wp:positionV>
            <wp:extent cx="5317490" cy="318452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blip>
                    <a:srcRect/>
                    <a:stretch>
                      <a:fillRect/>
                    </a:stretch>
                  </pic:blipFill>
                  <pic:spPr bwMode="auto">
                    <a:xfrm>
                      <a:off x="0" y="0"/>
                      <a:ext cx="5317490" cy="3184525"/>
                    </a:xfrm>
                    <a:prstGeom prst="rect">
                      <a:avLst/>
                    </a:prstGeom>
                    <a:noFill/>
                  </pic:spPr>
                </pic:pic>
              </a:graphicData>
            </a:graphic>
          </wp:anchor>
        </w:drawing>
      </w: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947E6C">
      <w:pPr>
        <w:spacing w:line="339" w:lineRule="exact"/>
        <w:rPr>
          <w:sz w:val="20"/>
          <w:szCs w:val="20"/>
        </w:rPr>
      </w:pPr>
      <w:r>
        <w:rPr>
          <w:noProof/>
        </w:rPr>
        <w:drawing>
          <wp:anchor distT="0" distB="0" distL="114300" distR="114300" simplePos="0" relativeHeight="251683840" behindDoc="0" locked="0" layoutInCell="1" allowOverlap="1" wp14:anchorId="4ADF38FD" wp14:editId="37BB9526">
            <wp:simplePos x="0" y="0"/>
            <wp:positionH relativeFrom="column">
              <wp:posOffset>0</wp:posOffset>
            </wp:positionH>
            <wp:positionV relativeFrom="paragraph">
              <wp:posOffset>218440</wp:posOffset>
            </wp:positionV>
            <wp:extent cx="6353175" cy="4648200"/>
            <wp:effectExtent l="0" t="0" r="9525" b="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53175" cy="4648200"/>
                    </a:xfrm>
                    <a:prstGeom prst="rect">
                      <a:avLst/>
                    </a:prstGeom>
                  </pic:spPr>
                </pic:pic>
              </a:graphicData>
            </a:graphic>
          </wp:anchor>
        </w:drawing>
      </w:r>
    </w:p>
    <w:p w:rsidR="006A4272" w:rsidRDefault="00277025">
      <w:pPr>
        <w:numPr>
          <w:ilvl w:val="0"/>
          <w:numId w:val="3"/>
        </w:numPr>
        <w:tabs>
          <w:tab w:val="left" w:pos="720"/>
        </w:tabs>
        <w:spacing w:line="278" w:lineRule="auto"/>
        <w:ind w:left="720" w:right="200" w:hanging="360"/>
        <w:rPr>
          <w:rFonts w:ascii="Arial" w:eastAsia="Arial" w:hAnsi="Arial" w:cs="Arial"/>
          <w:sz w:val="20"/>
          <w:szCs w:val="20"/>
        </w:rPr>
      </w:pPr>
      <w:r>
        <w:rPr>
          <w:rFonts w:ascii="Arial" w:eastAsia="Arial" w:hAnsi="Arial" w:cs="Arial"/>
          <w:sz w:val="20"/>
          <w:szCs w:val="20"/>
        </w:rPr>
        <w:t>Solicite a un miembro o a los miembros del equipo la dirección IP de su PC y proporcióneles la suya. En esta instancia, no proporcione su dirección MAC.</w:t>
      </w:r>
    </w:p>
    <w:p w:rsidR="005519FE" w:rsidRDefault="005519FE" w:rsidP="005519FE">
      <w:pPr>
        <w:tabs>
          <w:tab w:val="left" w:pos="720"/>
        </w:tabs>
        <w:spacing w:line="278" w:lineRule="auto"/>
        <w:ind w:left="720" w:right="200"/>
        <w:rPr>
          <w:rFonts w:ascii="Arial" w:eastAsia="Arial" w:hAnsi="Arial" w:cs="Arial"/>
          <w:sz w:val="20"/>
          <w:szCs w:val="20"/>
        </w:rPr>
      </w:pPr>
      <w:r>
        <w:rPr>
          <w:noProof/>
        </w:rPr>
        <w:drawing>
          <wp:anchor distT="0" distB="0" distL="114300" distR="114300" simplePos="0" relativeHeight="251685888" behindDoc="0" locked="0" layoutInCell="1" allowOverlap="1" wp14:anchorId="78231B7D" wp14:editId="0D880AD2">
            <wp:simplePos x="0" y="0"/>
            <wp:positionH relativeFrom="column">
              <wp:posOffset>0</wp:posOffset>
            </wp:positionH>
            <wp:positionV relativeFrom="paragraph">
              <wp:posOffset>161290</wp:posOffset>
            </wp:positionV>
            <wp:extent cx="4819650" cy="2400300"/>
            <wp:effectExtent l="0" t="0" r="0" b="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19650" cy="2400300"/>
                    </a:xfrm>
                    <a:prstGeom prst="rect">
                      <a:avLst/>
                    </a:prstGeom>
                  </pic:spPr>
                </pic:pic>
              </a:graphicData>
            </a:graphic>
          </wp:anchor>
        </w:drawing>
      </w:r>
    </w:p>
    <w:p w:rsidR="006A4272" w:rsidRDefault="006A4272">
      <w:pPr>
        <w:spacing w:line="160" w:lineRule="exact"/>
        <w:rPr>
          <w:sz w:val="20"/>
          <w:szCs w:val="20"/>
        </w:rPr>
      </w:pPr>
    </w:p>
    <w:p w:rsidR="005519FE" w:rsidRDefault="005519FE">
      <w:pPr>
        <w:rPr>
          <w:rFonts w:ascii="Arial" w:eastAsia="Arial" w:hAnsi="Arial" w:cs="Arial"/>
          <w:b/>
          <w:bCs/>
        </w:rPr>
      </w:pPr>
    </w:p>
    <w:p w:rsidR="005519FE" w:rsidRDefault="005519FE">
      <w:pPr>
        <w:rPr>
          <w:rFonts w:ascii="Arial" w:eastAsia="Arial" w:hAnsi="Arial" w:cs="Arial"/>
          <w:b/>
          <w:bCs/>
        </w:rPr>
      </w:pPr>
    </w:p>
    <w:p w:rsidR="005519FE" w:rsidRDefault="005519FE">
      <w:pPr>
        <w:rPr>
          <w:rFonts w:ascii="Arial" w:eastAsia="Arial" w:hAnsi="Arial" w:cs="Arial"/>
          <w:b/>
          <w:bCs/>
        </w:rPr>
      </w:pPr>
    </w:p>
    <w:p w:rsidR="005519FE" w:rsidRDefault="005519FE">
      <w:pPr>
        <w:rPr>
          <w:rFonts w:ascii="Arial" w:eastAsia="Arial" w:hAnsi="Arial" w:cs="Arial"/>
          <w:b/>
          <w:bCs/>
        </w:rPr>
      </w:pPr>
    </w:p>
    <w:p w:rsidR="005519FE" w:rsidRDefault="005519FE">
      <w:pPr>
        <w:rPr>
          <w:rFonts w:ascii="Arial" w:eastAsia="Arial" w:hAnsi="Arial" w:cs="Arial"/>
          <w:b/>
          <w:bCs/>
        </w:rPr>
      </w:pPr>
    </w:p>
    <w:p w:rsidR="005519FE" w:rsidRDefault="005519FE">
      <w:pPr>
        <w:rPr>
          <w:rFonts w:ascii="Arial" w:eastAsia="Arial" w:hAnsi="Arial" w:cs="Arial"/>
          <w:b/>
          <w:bCs/>
        </w:rPr>
      </w:pPr>
    </w:p>
    <w:p w:rsidR="005519FE" w:rsidRDefault="005519FE">
      <w:pPr>
        <w:rPr>
          <w:rFonts w:ascii="Arial" w:eastAsia="Arial" w:hAnsi="Arial" w:cs="Arial"/>
          <w:b/>
          <w:bCs/>
        </w:rPr>
      </w:pPr>
    </w:p>
    <w:p w:rsidR="005519FE" w:rsidRDefault="005519FE">
      <w:pPr>
        <w:rPr>
          <w:rFonts w:ascii="Arial" w:eastAsia="Arial" w:hAnsi="Arial" w:cs="Arial"/>
          <w:b/>
          <w:bCs/>
        </w:rPr>
      </w:pPr>
    </w:p>
    <w:p w:rsidR="005519FE" w:rsidRDefault="005519FE">
      <w:pPr>
        <w:rPr>
          <w:rFonts w:ascii="Arial" w:eastAsia="Arial" w:hAnsi="Arial" w:cs="Arial"/>
          <w:b/>
          <w:bCs/>
        </w:rPr>
      </w:pPr>
    </w:p>
    <w:p w:rsidR="005519FE" w:rsidRDefault="005519FE">
      <w:pPr>
        <w:rPr>
          <w:rFonts w:ascii="Arial" w:eastAsia="Arial" w:hAnsi="Arial" w:cs="Arial"/>
          <w:b/>
          <w:bCs/>
        </w:rPr>
      </w:pPr>
    </w:p>
    <w:p w:rsidR="005519FE" w:rsidRDefault="005519FE">
      <w:pPr>
        <w:rPr>
          <w:rFonts w:ascii="Arial" w:eastAsia="Arial" w:hAnsi="Arial" w:cs="Arial"/>
          <w:b/>
          <w:bCs/>
        </w:rPr>
      </w:pPr>
    </w:p>
    <w:p w:rsidR="005519FE" w:rsidRDefault="005519FE">
      <w:pPr>
        <w:rPr>
          <w:rFonts w:ascii="Arial" w:eastAsia="Arial" w:hAnsi="Arial" w:cs="Arial"/>
          <w:b/>
          <w:bCs/>
        </w:rPr>
      </w:pPr>
    </w:p>
    <w:p w:rsidR="005519FE" w:rsidRDefault="005519FE">
      <w:pPr>
        <w:rPr>
          <w:rFonts w:ascii="Arial" w:eastAsia="Arial" w:hAnsi="Arial" w:cs="Arial"/>
          <w:b/>
          <w:bCs/>
        </w:rPr>
      </w:pPr>
    </w:p>
    <w:p w:rsidR="005519FE" w:rsidRDefault="005519FE">
      <w:pPr>
        <w:rPr>
          <w:rFonts w:ascii="Arial" w:eastAsia="Arial" w:hAnsi="Arial" w:cs="Arial"/>
          <w:b/>
          <w:bCs/>
        </w:rPr>
      </w:pPr>
    </w:p>
    <w:p w:rsidR="005519FE" w:rsidRDefault="005519FE">
      <w:pPr>
        <w:rPr>
          <w:rFonts w:ascii="Arial" w:eastAsia="Arial" w:hAnsi="Arial" w:cs="Arial"/>
          <w:b/>
          <w:bCs/>
        </w:rPr>
      </w:pPr>
    </w:p>
    <w:p w:rsidR="006A4272" w:rsidRDefault="00277025">
      <w:pPr>
        <w:rPr>
          <w:sz w:val="20"/>
          <w:szCs w:val="20"/>
        </w:rPr>
      </w:pPr>
      <w:r>
        <w:rPr>
          <w:rFonts w:ascii="Arial" w:eastAsia="Arial" w:hAnsi="Arial" w:cs="Arial"/>
          <w:b/>
          <w:bCs/>
        </w:rPr>
        <w:t>Paso 2: Iniciar Wireshark y comenzar a capturar datos</w:t>
      </w:r>
    </w:p>
    <w:p w:rsidR="006A4272" w:rsidRDefault="006A4272">
      <w:pPr>
        <w:spacing w:line="160" w:lineRule="exact"/>
        <w:rPr>
          <w:sz w:val="20"/>
          <w:szCs w:val="20"/>
        </w:rPr>
      </w:pPr>
    </w:p>
    <w:p w:rsidR="006A4272" w:rsidRDefault="00277025">
      <w:pPr>
        <w:numPr>
          <w:ilvl w:val="0"/>
          <w:numId w:val="4"/>
        </w:numPr>
        <w:tabs>
          <w:tab w:val="left" w:pos="720"/>
        </w:tabs>
        <w:spacing w:line="291" w:lineRule="auto"/>
        <w:ind w:left="720" w:right="220" w:hanging="360"/>
        <w:rPr>
          <w:rFonts w:ascii="Arial" w:eastAsia="Arial" w:hAnsi="Arial" w:cs="Arial"/>
          <w:sz w:val="20"/>
          <w:szCs w:val="20"/>
        </w:rPr>
      </w:pPr>
      <w:r>
        <w:rPr>
          <w:rFonts w:ascii="Arial" w:eastAsia="Arial" w:hAnsi="Arial" w:cs="Arial"/>
          <w:sz w:val="20"/>
          <w:szCs w:val="20"/>
        </w:rPr>
        <w:t xml:space="preserve">En la PC, haga clic en el botón </w:t>
      </w:r>
      <w:r>
        <w:rPr>
          <w:rFonts w:ascii="Arial" w:eastAsia="Arial" w:hAnsi="Arial" w:cs="Arial"/>
          <w:b/>
          <w:bCs/>
          <w:sz w:val="20"/>
          <w:szCs w:val="20"/>
        </w:rPr>
        <w:t>Inicio</w:t>
      </w:r>
      <w:r>
        <w:rPr>
          <w:rFonts w:ascii="Arial" w:eastAsia="Arial" w:hAnsi="Arial" w:cs="Arial"/>
          <w:sz w:val="20"/>
          <w:szCs w:val="20"/>
        </w:rPr>
        <w:t xml:space="preserve"> de Windows para ver Wireshark como uno de los programas en el menú emergente. Haga doble clic en </w:t>
      </w:r>
      <w:r>
        <w:rPr>
          <w:rFonts w:ascii="Arial" w:eastAsia="Arial" w:hAnsi="Arial" w:cs="Arial"/>
          <w:b/>
          <w:bCs/>
          <w:sz w:val="20"/>
          <w:szCs w:val="20"/>
        </w:rPr>
        <w:t>Wireshark</w:t>
      </w:r>
      <w:r>
        <w:rPr>
          <w:rFonts w:ascii="Arial" w:eastAsia="Arial" w:hAnsi="Arial" w:cs="Arial"/>
          <w:sz w:val="20"/>
          <w:szCs w:val="20"/>
        </w:rPr>
        <w:t>.</w:t>
      </w:r>
    </w:p>
    <w:p w:rsidR="006A4272" w:rsidRDefault="006A4272">
      <w:pPr>
        <w:sectPr w:rsidR="006A4272">
          <w:type w:val="continuous"/>
          <w:pgSz w:w="12240" w:h="15840"/>
          <w:pgMar w:top="754" w:right="1000" w:bottom="171" w:left="1080" w:header="0" w:footer="0" w:gutter="0"/>
          <w:cols w:space="720" w:equalWidth="0">
            <w:col w:w="10160"/>
          </w:cols>
        </w:sect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309" w:lineRule="exact"/>
        <w:rPr>
          <w:sz w:val="20"/>
          <w:szCs w:val="20"/>
        </w:rPr>
      </w:pPr>
    </w:p>
    <w:p w:rsidR="006A4272" w:rsidRDefault="00277025">
      <w:pPr>
        <w:tabs>
          <w:tab w:val="left" w:pos="8980"/>
        </w:tabs>
        <w:rPr>
          <w:sz w:val="20"/>
          <w:szCs w:val="20"/>
        </w:rPr>
      </w:pPr>
      <w:r>
        <w:rPr>
          <w:rFonts w:ascii="Arial" w:eastAsia="Arial" w:hAnsi="Arial" w:cs="Arial"/>
          <w:sz w:val="16"/>
          <w:szCs w:val="16"/>
        </w:rPr>
        <w:t>© 2018 Cisco y/o sus filiales. Todos los derechos reservados. Este</w:t>
      </w:r>
      <w:r>
        <w:rPr>
          <w:rFonts w:ascii="Arial" w:eastAsia="Arial" w:hAnsi="Arial" w:cs="Arial"/>
          <w:sz w:val="16"/>
          <w:szCs w:val="16"/>
        </w:rPr>
        <w:t xml:space="preserve"> documento es información pública de Cisco.</w:t>
      </w:r>
      <w:r>
        <w:rPr>
          <w:sz w:val="20"/>
          <w:szCs w:val="20"/>
        </w:rPr>
        <w:tab/>
      </w:r>
      <w:r>
        <w:rPr>
          <w:rFonts w:ascii="Arial" w:eastAsia="Arial" w:hAnsi="Arial" w:cs="Arial"/>
          <w:sz w:val="16"/>
          <w:szCs w:val="16"/>
        </w:rPr>
        <w:t xml:space="preserve">Página </w:t>
      </w:r>
      <w:r>
        <w:rPr>
          <w:rFonts w:ascii="Arial" w:eastAsia="Arial" w:hAnsi="Arial" w:cs="Arial"/>
          <w:b/>
          <w:bCs/>
          <w:sz w:val="16"/>
          <w:szCs w:val="16"/>
        </w:rPr>
        <w:t>2</w:t>
      </w:r>
      <w:r>
        <w:rPr>
          <w:rFonts w:ascii="Arial" w:eastAsia="Arial" w:hAnsi="Arial" w:cs="Arial"/>
          <w:sz w:val="16"/>
          <w:szCs w:val="16"/>
        </w:rPr>
        <w:t xml:space="preserve"> de </w:t>
      </w:r>
      <w:r>
        <w:rPr>
          <w:rFonts w:ascii="Arial" w:eastAsia="Arial" w:hAnsi="Arial" w:cs="Arial"/>
          <w:b/>
          <w:bCs/>
          <w:sz w:val="16"/>
          <w:szCs w:val="16"/>
        </w:rPr>
        <w:t>18</w:t>
      </w:r>
    </w:p>
    <w:p w:rsidR="006A4272" w:rsidRDefault="006A4272">
      <w:pPr>
        <w:sectPr w:rsidR="006A4272">
          <w:type w:val="continuous"/>
          <w:pgSz w:w="12240" w:h="15840"/>
          <w:pgMar w:top="754" w:right="1000" w:bottom="171" w:left="1080" w:header="0" w:footer="0" w:gutter="0"/>
          <w:cols w:space="720" w:equalWidth="0">
            <w:col w:w="10160"/>
          </w:cols>
        </w:sectPr>
      </w:pPr>
    </w:p>
    <w:p w:rsidR="006A4272" w:rsidRDefault="00277025">
      <w:pPr>
        <w:rPr>
          <w:sz w:val="20"/>
          <w:szCs w:val="20"/>
        </w:rPr>
      </w:pPr>
      <w:bookmarkStart w:id="2" w:name="page3"/>
      <w:bookmarkEnd w:id="2"/>
      <w:r>
        <w:rPr>
          <w:rFonts w:ascii="Arial" w:eastAsia="Arial" w:hAnsi="Arial" w:cs="Arial"/>
          <w:b/>
          <w:bCs/>
          <w:sz w:val="19"/>
          <w:szCs w:val="19"/>
        </w:rPr>
        <w:t>Práctica de laboratorio: Uso de Wireshark para ver el tráfico de la red</w:t>
      </w:r>
    </w:p>
    <w:p w:rsidR="006A4272" w:rsidRDefault="00277025">
      <w:pPr>
        <w:spacing w:line="20" w:lineRule="exact"/>
        <w:rPr>
          <w:sz w:val="20"/>
          <w:szCs w:val="20"/>
        </w:rPr>
      </w:pPr>
      <w:r>
        <w:rPr>
          <w:noProof/>
          <w:sz w:val="20"/>
          <w:szCs w:val="20"/>
        </w:rPr>
        <mc:AlternateContent>
          <mc:Choice Requires="wps">
            <w:drawing>
              <wp:anchor distT="0" distB="0" distL="114300" distR="114300" simplePos="0" relativeHeight="251637760" behindDoc="1" locked="0" layoutInCell="0" allowOverlap="1">
                <wp:simplePos x="0" y="0"/>
                <wp:positionH relativeFrom="column">
                  <wp:posOffset>-17780</wp:posOffset>
                </wp:positionH>
                <wp:positionV relativeFrom="paragraph">
                  <wp:posOffset>71755</wp:posOffset>
                </wp:positionV>
                <wp:extent cx="6497320" cy="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97320" cy="4763"/>
                        </a:xfrm>
                        <a:prstGeom prst="line">
                          <a:avLst/>
                        </a:prstGeom>
                        <a:solidFill>
                          <a:srgbClr val="FFFFFF"/>
                        </a:solidFill>
                        <a:ln w="27431">
                          <a:solidFill>
                            <a:srgbClr val="000000"/>
                          </a:solidFill>
                          <a:miter lim="800000"/>
                          <a:headEnd/>
                          <a:tailEnd/>
                        </a:ln>
                      </wps:spPr>
                      <wps:bodyPr/>
                    </wps:wsp>
                  </a:graphicData>
                </a:graphic>
              </wp:anchor>
            </w:drawing>
          </mc:Choice>
          <mc:Fallback>
            <w:pict>
              <v:line w14:anchorId="35401F85" id="Shape 5"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1.4pt,5.65pt" to="510.2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" o:allowincell="f" filled="t" strokeweight=".76197mm">
                <v:stroke joinstyle="miter"/>
                <o:lock v:ext="edit" shapetype="f"/>
              </v:line>
            </w:pict>
          </mc:Fallback>
        </mc:AlternateContent>
      </w:r>
    </w:p>
    <w:p w:rsidR="006A4272" w:rsidRDefault="006A4272">
      <w:pPr>
        <w:sectPr w:rsidR="006A4272">
          <w:pgSz w:w="12240" w:h="15840"/>
          <w:pgMar w:top="754" w:right="1080" w:bottom="171" w:left="1080" w:header="0" w:footer="0" w:gutter="0"/>
          <w:cols w:space="720" w:equalWidth="0">
            <w:col w:w="10080"/>
          </w:cols>
        </w:sectPr>
      </w:pPr>
    </w:p>
    <w:p w:rsidR="006A4272" w:rsidRDefault="006A4272">
      <w:pPr>
        <w:spacing w:line="200" w:lineRule="exact"/>
        <w:rPr>
          <w:sz w:val="20"/>
          <w:szCs w:val="20"/>
        </w:rPr>
      </w:pPr>
    </w:p>
    <w:p w:rsidR="006A4272" w:rsidRDefault="006A4272">
      <w:pPr>
        <w:spacing w:line="237" w:lineRule="exact"/>
        <w:rPr>
          <w:sz w:val="20"/>
          <w:szCs w:val="20"/>
        </w:rPr>
      </w:pPr>
    </w:p>
    <w:p w:rsidR="006A4272" w:rsidRDefault="00277025">
      <w:pPr>
        <w:numPr>
          <w:ilvl w:val="0"/>
          <w:numId w:val="5"/>
        </w:numPr>
        <w:tabs>
          <w:tab w:val="left" w:pos="720"/>
        </w:tabs>
        <w:spacing w:line="247" w:lineRule="auto"/>
        <w:ind w:left="720" w:right="80" w:hanging="365"/>
        <w:rPr>
          <w:rFonts w:ascii="Arial" w:eastAsia="Arial" w:hAnsi="Arial" w:cs="Arial"/>
          <w:sz w:val="20"/>
          <w:szCs w:val="20"/>
        </w:rPr>
      </w:pPr>
      <w:r>
        <w:rPr>
          <w:rFonts w:ascii="Arial" w:eastAsia="Arial" w:hAnsi="Arial" w:cs="Arial"/>
          <w:sz w:val="20"/>
          <w:szCs w:val="20"/>
        </w:rPr>
        <w:t>Después de que se inicie Wireshark, haga clic en la interfaz de captura que se util</w:t>
      </w:r>
      <w:r>
        <w:rPr>
          <w:rFonts w:ascii="Arial" w:eastAsia="Arial" w:hAnsi="Arial" w:cs="Arial"/>
          <w:sz w:val="20"/>
          <w:szCs w:val="20"/>
        </w:rPr>
        <w:t>izará. Dado que utilizamos la conexión Ethernet por cable en la PC, asegúrese de que la opción Ethernet esté en la parte superior de la lista.</w:t>
      </w:r>
    </w:p>
    <w:p w:rsidR="006A4272" w:rsidRDefault="00277025">
      <w:pPr>
        <w:spacing w:line="20" w:lineRule="exact"/>
        <w:rPr>
          <w:sz w:val="20"/>
          <w:szCs w:val="20"/>
        </w:rPr>
      </w:pPr>
      <w:r>
        <w:rPr>
          <w:noProof/>
          <w:sz w:val="20"/>
          <w:szCs w:val="20"/>
        </w:rPr>
        <w:drawing>
          <wp:anchor distT="0" distB="0" distL="114300" distR="114300" simplePos="0" relativeHeight="251638784" behindDoc="1" locked="0" layoutInCell="0" allowOverlap="1">
            <wp:simplePos x="0" y="0"/>
            <wp:positionH relativeFrom="column">
              <wp:posOffset>478155</wp:posOffset>
            </wp:positionH>
            <wp:positionV relativeFrom="paragraph">
              <wp:posOffset>146050</wp:posOffset>
            </wp:positionV>
            <wp:extent cx="5509260" cy="219773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blip>
                    <a:srcRect/>
                    <a:stretch>
                      <a:fillRect/>
                    </a:stretch>
                  </pic:blipFill>
                  <pic:spPr bwMode="auto">
                    <a:xfrm>
                      <a:off x="0" y="0"/>
                      <a:ext cx="5509260" cy="2197735"/>
                    </a:xfrm>
                    <a:prstGeom prst="rect">
                      <a:avLst/>
                    </a:prstGeom>
                    <a:noFill/>
                  </pic:spPr>
                </pic:pic>
              </a:graphicData>
            </a:graphic>
          </wp:anchor>
        </w:drawing>
      </w: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328" w:lineRule="exact"/>
        <w:rPr>
          <w:sz w:val="20"/>
          <w:szCs w:val="20"/>
        </w:rPr>
      </w:pPr>
    </w:p>
    <w:p w:rsidR="006A4272" w:rsidRDefault="00277025">
      <w:pPr>
        <w:ind w:left="500"/>
        <w:rPr>
          <w:sz w:val="20"/>
          <w:szCs w:val="20"/>
        </w:rPr>
      </w:pPr>
      <w:r>
        <w:rPr>
          <w:rFonts w:ascii="Arial" w:eastAsia="Arial" w:hAnsi="Arial" w:cs="Arial"/>
        </w:rPr>
        <w:t xml:space="preserve">Para administrar la interfaz de captura, haga clic en </w:t>
      </w:r>
      <w:r>
        <w:rPr>
          <w:rFonts w:ascii="Arial" w:eastAsia="Arial" w:hAnsi="Arial" w:cs="Arial"/>
          <w:b/>
          <w:bCs/>
        </w:rPr>
        <w:t>Capture</w:t>
      </w:r>
      <w:r>
        <w:rPr>
          <w:rFonts w:ascii="Arial" w:eastAsia="Arial" w:hAnsi="Arial" w:cs="Arial"/>
        </w:rPr>
        <w:t xml:space="preserve"> (Captura) y </w:t>
      </w:r>
      <w:r>
        <w:rPr>
          <w:rFonts w:ascii="Arial" w:eastAsia="Arial" w:hAnsi="Arial" w:cs="Arial"/>
          <w:b/>
          <w:bCs/>
        </w:rPr>
        <w:t>Options</w:t>
      </w:r>
      <w:r>
        <w:rPr>
          <w:rFonts w:ascii="Arial" w:eastAsia="Arial" w:hAnsi="Arial" w:cs="Arial"/>
        </w:rPr>
        <w:t xml:space="preserve"> (Opciones):</w:t>
      </w:r>
    </w:p>
    <w:p w:rsidR="006A4272" w:rsidRDefault="00277025">
      <w:pPr>
        <w:spacing w:line="20" w:lineRule="exact"/>
        <w:rPr>
          <w:sz w:val="20"/>
          <w:szCs w:val="20"/>
        </w:rPr>
      </w:pPr>
      <w:r>
        <w:rPr>
          <w:noProof/>
          <w:sz w:val="20"/>
          <w:szCs w:val="20"/>
        </w:rPr>
        <w:drawing>
          <wp:anchor distT="0" distB="0" distL="114300" distR="114300" simplePos="0" relativeHeight="251639808" behindDoc="1" locked="0" layoutInCell="0" allowOverlap="1">
            <wp:simplePos x="0" y="0"/>
            <wp:positionH relativeFrom="column">
              <wp:posOffset>1303020</wp:posOffset>
            </wp:positionH>
            <wp:positionV relativeFrom="paragraph">
              <wp:posOffset>191135</wp:posOffset>
            </wp:positionV>
            <wp:extent cx="3863340" cy="18542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blip>
                    <a:srcRect/>
                    <a:stretch>
                      <a:fillRect/>
                    </a:stretch>
                  </pic:blipFill>
                  <pic:spPr bwMode="auto">
                    <a:xfrm>
                      <a:off x="0" y="0"/>
                      <a:ext cx="3863340" cy="1854200"/>
                    </a:xfrm>
                    <a:prstGeom prst="rect">
                      <a:avLst/>
                    </a:prstGeom>
                    <a:noFill/>
                  </pic:spPr>
                </pic:pic>
              </a:graphicData>
            </a:graphic>
          </wp:anchor>
        </w:drawing>
      </w: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59" w:lineRule="exact"/>
        <w:rPr>
          <w:sz w:val="20"/>
          <w:szCs w:val="20"/>
        </w:rPr>
      </w:pPr>
    </w:p>
    <w:p w:rsidR="006A4272" w:rsidRDefault="00277025">
      <w:pPr>
        <w:numPr>
          <w:ilvl w:val="0"/>
          <w:numId w:val="6"/>
        </w:numPr>
        <w:tabs>
          <w:tab w:val="left" w:pos="720"/>
        </w:tabs>
        <w:spacing w:line="274" w:lineRule="auto"/>
        <w:ind w:left="720" w:right="1060" w:hanging="365"/>
        <w:rPr>
          <w:rFonts w:ascii="Arial" w:eastAsia="Arial" w:hAnsi="Arial" w:cs="Arial"/>
          <w:sz w:val="20"/>
          <w:szCs w:val="20"/>
        </w:rPr>
      </w:pPr>
      <w:r>
        <w:rPr>
          <w:rFonts w:ascii="Arial" w:eastAsia="Arial" w:hAnsi="Arial" w:cs="Arial"/>
          <w:sz w:val="20"/>
          <w:szCs w:val="20"/>
        </w:rPr>
        <w:t xml:space="preserve">Se mostrará una lista de interfaces. Asegúrese de que la interfaz de captura esté marcada en </w:t>
      </w:r>
      <w:r>
        <w:rPr>
          <w:rFonts w:ascii="Arial" w:eastAsia="Arial" w:hAnsi="Arial" w:cs="Arial"/>
          <w:b/>
          <w:bCs/>
          <w:sz w:val="20"/>
          <w:szCs w:val="20"/>
        </w:rPr>
        <w:t xml:space="preserve">Promiscuous </w:t>
      </w:r>
      <w:r>
        <w:rPr>
          <w:rFonts w:ascii="Arial" w:eastAsia="Arial" w:hAnsi="Arial" w:cs="Arial"/>
          <w:sz w:val="20"/>
          <w:szCs w:val="20"/>
        </w:rPr>
        <w:t>(Promiscuo).</w:t>
      </w:r>
    </w:p>
    <w:p w:rsidR="006A4272" w:rsidRDefault="00277025">
      <w:pPr>
        <w:spacing w:line="20" w:lineRule="exact"/>
        <w:rPr>
          <w:sz w:val="20"/>
          <w:szCs w:val="20"/>
        </w:rPr>
      </w:pPr>
      <w:r>
        <w:rPr>
          <w:noProof/>
          <w:sz w:val="20"/>
          <w:szCs w:val="20"/>
        </w:rPr>
        <w:drawing>
          <wp:anchor distT="0" distB="0" distL="114300" distR="114300" simplePos="0" relativeHeight="251640832" behindDoc="1" locked="0" layoutInCell="0" allowOverlap="1">
            <wp:simplePos x="0" y="0"/>
            <wp:positionH relativeFrom="column">
              <wp:posOffset>354330</wp:posOffset>
            </wp:positionH>
            <wp:positionV relativeFrom="paragraph">
              <wp:posOffset>125095</wp:posOffset>
            </wp:positionV>
            <wp:extent cx="5755640" cy="242633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blip>
                    <a:srcRect/>
                    <a:stretch>
                      <a:fillRect/>
                    </a:stretch>
                  </pic:blipFill>
                  <pic:spPr bwMode="auto">
                    <a:xfrm>
                      <a:off x="0" y="0"/>
                      <a:ext cx="5755640" cy="2426335"/>
                    </a:xfrm>
                    <a:prstGeom prst="rect">
                      <a:avLst/>
                    </a:prstGeom>
                    <a:noFill/>
                  </pic:spPr>
                </pic:pic>
              </a:graphicData>
            </a:graphic>
          </wp:anchor>
        </w:drawing>
      </w:r>
    </w:p>
    <w:p w:rsidR="006A4272" w:rsidRDefault="006A4272">
      <w:pPr>
        <w:sectPr w:rsidR="006A4272">
          <w:type w:val="continuous"/>
          <w:pgSz w:w="12240" w:h="15840"/>
          <w:pgMar w:top="754" w:right="1080" w:bottom="171" w:left="1080" w:header="0" w:footer="0" w:gutter="0"/>
          <w:cols w:space="720" w:equalWidth="0">
            <w:col w:w="10080"/>
          </w:cols>
        </w:sect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395" w:lineRule="exact"/>
        <w:rPr>
          <w:sz w:val="20"/>
          <w:szCs w:val="20"/>
        </w:rPr>
      </w:pPr>
    </w:p>
    <w:p w:rsidR="006A4272" w:rsidRDefault="00277025">
      <w:pPr>
        <w:tabs>
          <w:tab w:val="left" w:pos="8980"/>
        </w:tabs>
        <w:rPr>
          <w:sz w:val="20"/>
          <w:szCs w:val="20"/>
        </w:rPr>
      </w:pPr>
      <w:r>
        <w:rPr>
          <w:rFonts w:ascii="Arial" w:eastAsia="Arial" w:hAnsi="Arial" w:cs="Arial"/>
          <w:sz w:val="16"/>
          <w:szCs w:val="16"/>
        </w:rPr>
        <w:t xml:space="preserve">© 2018 Cisco y/o sus filiales. Todos los derechos reservados. </w:t>
      </w:r>
      <w:r>
        <w:rPr>
          <w:rFonts w:ascii="Arial" w:eastAsia="Arial" w:hAnsi="Arial" w:cs="Arial"/>
          <w:sz w:val="16"/>
          <w:szCs w:val="16"/>
        </w:rPr>
        <w:t>Este documento es información pública de Cisco.</w:t>
      </w:r>
      <w:r>
        <w:rPr>
          <w:sz w:val="20"/>
          <w:szCs w:val="20"/>
        </w:rPr>
        <w:tab/>
      </w:r>
      <w:r>
        <w:rPr>
          <w:rFonts w:ascii="Arial" w:eastAsia="Arial" w:hAnsi="Arial" w:cs="Arial"/>
          <w:sz w:val="16"/>
          <w:szCs w:val="16"/>
        </w:rPr>
        <w:t xml:space="preserve">Página </w:t>
      </w:r>
      <w:r>
        <w:rPr>
          <w:rFonts w:ascii="Arial" w:eastAsia="Arial" w:hAnsi="Arial" w:cs="Arial"/>
          <w:b/>
          <w:bCs/>
          <w:sz w:val="16"/>
          <w:szCs w:val="16"/>
        </w:rPr>
        <w:t>3</w:t>
      </w:r>
      <w:r>
        <w:rPr>
          <w:rFonts w:ascii="Arial" w:eastAsia="Arial" w:hAnsi="Arial" w:cs="Arial"/>
          <w:sz w:val="16"/>
          <w:szCs w:val="16"/>
        </w:rPr>
        <w:t xml:space="preserve"> de </w:t>
      </w:r>
      <w:r>
        <w:rPr>
          <w:rFonts w:ascii="Arial" w:eastAsia="Arial" w:hAnsi="Arial" w:cs="Arial"/>
          <w:b/>
          <w:bCs/>
          <w:sz w:val="16"/>
          <w:szCs w:val="16"/>
        </w:rPr>
        <w:t>18</w:t>
      </w:r>
    </w:p>
    <w:p w:rsidR="006A4272" w:rsidRDefault="006A4272">
      <w:pPr>
        <w:sectPr w:rsidR="006A4272">
          <w:type w:val="continuous"/>
          <w:pgSz w:w="12240" w:h="15840"/>
          <w:pgMar w:top="754" w:right="1080" w:bottom="171" w:left="1080" w:header="0" w:footer="0" w:gutter="0"/>
          <w:cols w:space="720" w:equalWidth="0">
            <w:col w:w="10080"/>
          </w:cols>
        </w:sectPr>
      </w:pPr>
    </w:p>
    <w:p w:rsidR="006A4272" w:rsidRDefault="00277025">
      <w:pPr>
        <w:rPr>
          <w:sz w:val="20"/>
          <w:szCs w:val="20"/>
        </w:rPr>
      </w:pPr>
      <w:bookmarkStart w:id="3" w:name="page4"/>
      <w:bookmarkEnd w:id="3"/>
      <w:r>
        <w:rPr>
          <w:rFonts w:ascii="Arial" w:eastAsia="Arial" w:hAnsi="Arial" w:cs="Arial"/>
          <w:b/>
          <w:bCs/>
          <w:sz w:val="19"/>
          <w:szCs w:val="19"/>
        </w:rPr>
        <w:t>Práctica de laboratorio: Uso de Wireshark para ver el tráfico de la red</w:t>
      </w:r>
    </w:p>
    <w:p w:rsidR="006A4272" w:rsidRDefault="00277025">
      <w:pPr>
        <w:spacing w:line="20" w:lineRule="exact"/>
        <w:rPr>
          <w:sz w:val="20"/>
          <w:szCs w:val="20"/>
        </w:rPr>
      </w:pPr>
      <w:r>
        <w:rPr>
          <w:noProof/>
          <w:sz w:val="20"/>
          <w:szCs w:val="20"/>
        </w:rPr>
        <mc:AlternateContent>
          <mc:Choice Requires="wps">
            <w:drawing>
              <wp:anchor distT="0" distB="0" distL="114300" distR="114300" simplePos="0" relativeHeight="251641856" behindDoc="1" locked="0" layoutInCell="0" allowOverlap="1">
                <wp:simplePos x="0" y="0"/>
                <wp:positionH relativeFrom="column">
                  <wp:posOffset>-17780</wp:posOffset>
                </wp:positionH>
                <wp:positionV relativeFrom="paragraph">
                  <wp:posOffset>71755</wp:posOffset>
                </wp:positionV>
                <wp:extent cx="6497320" cy="0"/>
                <wp:effectExtent l="0" t="0" r="0" b="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97320" cy="4763"/>
                        </a:xfrm>
                        <a:prstGeom prst="line">
                          <a:avLst/>
                        </a:prstGeom>
                        <a:solidFill>
                          <a:srgbClr val="FFFFFF"/>
                        </a:solidFill>
                        <a:ln w="27431">
                          <a:solidFill>
                            <a:srgbClr val="000000"/>
                          </a:solidFill>
                          <a:miter lim="800000"/>
                          <a:headEnd/>
                          <a:tailEnd/>
                        </a:ln>
                      </wps:spPr>
                      <wps:bodyPr/>
                    </wps:wsp>
                  </a:graphicData>
                </a:graphic>
              </wp:anchor>
            </w:drawing>
          </mc:Choice>
          <mc:Fallback>
            <w:pict>
              <v:line w14:anchorId="1C4821B1" id="Shape 9"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4pt,5.65pt" to="510.2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" o:allowincell="f" filled="t" strokeweight=".76197mm">
                <v:stroke joinstyle="miter"/>
                <o:lock v:ext="edit" shapetype="f"/>
              </v:line>
            </w:pict>
          </mc:Fallback>
        </mc:AlternateContent>
      </w:r>
    </w:p>
    <w:p w:rsidR="006A4272" w:rsidRDefault="006A4272">
      <w:pPr>
        <w:sectPr w:rsidR="006A4272">
          <w:pgSz w:w="12240" w:h="15840"/>
          <w:pgMar w:top="754" w:right="1020" w:bottom="171" w:left="1080" w:header="0" w:footer="0" w:gutter="0"/>
          <w:cols w:space="720" w:equalWidth="0">
            <w:col w:w="10140"/>
          </w:cols>
        </w:sectPr>
      </w:pPr>
    </w:p>
    <w:p w:rsidR="006A4272" w:rsidRDefault="006A4272">
      <w:pPr>
        <w:spacing w:line="200" w:lineRule="exact"/>
        <w:rPr>
          <w:sz w:val="20"/>
          <w:szCs w:val="20"/>
        </w:rPr>
      </w:pPr>
    </w:p>
    <w:p w:rsidR="006A4272" w:rsidRDefault="006A4272">
      <w:pPr>
        <w:spacing w:line="239" w:lineRule="exact"/>
        <w:rPr>
          <w:sz w:val="20"/>
          <w:szCs w:val="20"/>
        </w:rPr>
      </w:pPr>
    </w:p>
    <w:p w:rsidR="006A4272" w:rsidRDefault="00277025">
      <w:pPr>
        <w:ind w:left="720"/>
        <w:rPr>
          <w:sz w:val="20"/>
          <w:szCs w:val="20"/>
        </w:rPr>
      </w:pPr>
      <w:r>
        <w:rPr>
          <w:rFonts w:ascii="Arial" w:eastAsia="Arial" w:hAnsi="Arial" w:cs="Arial"/>
          <w:b/>
          <w:bCs/>
          <w:sz w:val="20"/>
          <w:szCs w:val="20"/>
        </w:rPr>
        <w:t>Nota</w:t>
      </w:r>
      <w:r>
        <w:rPr>
          <w:rFonts w:ascii="Arial" w:eastAsia="Arial" w:hAnsi="Arial" w:cs="Arial"/>
          <w:sz w:val="20"/>
          <w:szCs w:val="20"/>
        </w:rPr>
        <w:t>: También se pueden administrar las interfaces en la PC; para ello, haga cl</w:t>
      </w:r>
      <w:r>
        <w:rPr>
          <w:rFonts w:ascii="Arial" w:eastAsia="Arial" w:hAnsi="Arial" w:cs="Arial"/>
          <w:sz w:val="20"/>
          <w:szCs w:val="20"/>
        </w:rPr>
        <w:t>ic en</w:t>
      </w:r>
      <w:r>
        <w:rPr>
          <w:rFonts w:ascii="Arial" w:eastAsia="Arial" w:hAnsi="Arial" w:cs="Arial"/>
          <w:b/>
          <w:bCs/>
          <w:sz w:val="20"/>
          <w:szCs w:val="20"/>
        </w:rPr>
        <w:t xml:space="preserve"> Manage Interfaces</w:t>
      </w:r>
    </w:p>
    <w:p w:rsidR="006A4272" w:rsidRDefault="006A4272">
      <w:pPr>
        <w:spacing w:line="8" w:lineRule="exact"/>
        <w:rPr>
          <w:sz w:val="20"/>
          <w:szCs w:val="20"/>
        </w:rPr>
      </w:pPr>
    </w:p>
    <w:p w:rsidR="006A4272" w:rsidRDefault="00277025">
      <w:pPr>
        <w:spacing w:line="284" w:lineRule="auto"/>
        <w:ind w:left="720" w:right="100"/>
        <w:rPr>
          <w:sz w:val="20"/>
          <w:szCs w:val="20"/>
        </w:rPr>
      </w:pPr>
      <w:r>
        <w:rPr>
          <w:rFonts w:ascii="Arial" w:eastAsia="Arial" w:hAnsi="Arial" w:cs="Arial"/>
          <w:sz w:val="20"/>
          <w:szCs w:val="20"/>
        </w:rPr>
        <w:t xml:space="preserve">(Administrar interfaces). Verifique que la descripción coincida con lo que observó en el paso 1b. Después de verificar la interfaz correcta, cierre la ventana </w:t>
      </w:r>
      <w:r>
        <w:rPr>
          <w:rFonts w:ascii="Arial" w:eastAsia="Arial" w:hAnsi="Arial" w:cs="Arial"/>
          <w:b/>
          <w:bCs/>
          <w:sz w:val="20"/>
          <w:szCs w:val="20"/>
        </w:rPr>
        <w:t>Manage Interfaces</w:t>
      </w:r>
      <w:r>
        <w:rPr>
          <w:rFonts w:ascii="Arial" w:eastAsia="Arial" w:hAnsi="Arial" w:cs="Arial"/>
          <w:sz w:val="20"/>
          <w:szCs w:val="20"/>
        </w:rPr>
        <w:t xml:space="preserve"> (Administrar interfaces).</w:t>
      </w:r>
    </w:p>
    <w:p w:rsidR="006A4272" w:rsidRDefault="00277025">
      <w:pPr>
        <w:spacing w:line="20" w:lineRule="exact"/>
        <w:rPr>
          <w:sz w:val="20"/>
          <w:szCs w:val="20"/>
        </w:rPr>
      </w:pPr>
      <w:r>
        <w:rPr>
          <w:noProof/>
          <w:sz w:val="20"/>
          <w:szCs w:val="20"/>
        </w:rPr>
        <w:drawing>
          <wp:anchor distT="0" distB="0" distL="114300" distR="114300" simplePos="0" relativeHeight="251642880" behindDoc="1" locked="0" layoutInCell="0" allowOverlap="1">
            <wp:simplePos x="0" y="0"/>
            <wp:positionH relativeFrom="column">
              <wp:posOffset>466725</wp:posOffset>
            </wp:positionH>
            <wp:positionV relativeFrom="paragraph">
              <wp:posOffset>45085</wp:posOffset>
            </wp:positionV>
            <wp:extent cx="5484495" cy="332676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blip>
                    <a:srcRect/>
                    <a:stretch>
                      <a:fillRect/>
                    </a:stretch>
                  </pic:blipFill>
                  <pic:spPr bwMode="auto">
                    <a:xfrm>
                      <a:off x="0" y="0"/>
                      <a:ext cx="5484495" cy="3326765"/>
                    </a:xfrm>
                    <a:prstGeom prst="rect">
                      <a:avLst/>
                    </a:prstGeom>
                    <a:noFill/>
                  </pic:spPr>
                </pic:pic>
              </a:graphicData>
            </a:graphic>
          </wp:anchor>
        </w:drawing>
      </w: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380" w:lineRule="exact"/>
        <w:rPr>
          <w:sz w:val="20"/>
          <w:szCs w:val="20"/>
        </w:rPr>
      </w:pPr>
    </w:p>
    <w:p w:rsidR="006A4272" w:rsidRDefault="00277025">
      <w:pPr>
        <w:tabs>
          <w:tab w:val="left" w:pos="700"/>
        </w:tabs>
        <w:ind w:left="360"/>
        <w:rPr>
          <w:sz w:val="20"/>
          <w:szCs w:val="20"/>
        </w:rPr>
      </w:pPr>
      <w:r>
        <w:rPr>
          <w:rFonts w:ascii="Arial" w:eastAsia="Arial" w:hAnsi="Arial" w:cs="Arial"/>
          <w:sz w:val="20"/>
          <w:szCs w:val="20"/>
        </w:rPr>
        <w:t>d.</w:t>
      </w:r>
      <w:r>
        <w:rPr>
          <w:rFonts w:ascii="Arial" w:eastAsia="Arial" w:hAnsi="Arial" w:cs="Arial"/>
          <w:sz w:val="20"/>
          <w:szCs w:val="20"/>
        </w:rPr>
        <w:tab/>
        <w:t xml:space="preserve">Después de activar la interfaz correcta, haga clic en </w:t>
      </w:r>
      <w:r>
        <w:rPr>
          <w:rFonts w:ascii="Arial" w:eastAsia="Arial" w:hAnsi="Arial" w:cs="Arial"/>
          <w:b/>
          <w:bCs/>
          <w:sz w:val="20"/>
          <w:szCs w:val="20"/>
        </w:rPr>
        <w:t>Start</w:t>
      </w:r>
      <w:r>
        <w:rPr>
          <w:rFonts w:ascii="Arial" w:eastAsia="Arial" w:hAnsi="Arial" w:cs="Arial"/>
          <w:sz w:val="20"/>
          <w:szCs w:val="20"/>
        </w:rPr>
        <w:t xml:space="preserve"> (Comenzar) para comenzar la captura de datos.</w:t>
      </w:r>
    </w:p>
    <w:p w:rsidR="006A4272" w:rsidRDefault="00277025">
      <w:pPr>
        <w:spacing w:line="20" w:lineRule="exact"/>
        <w:rPr>
          <w:sz w:val="20"/>
          <w:szCs w:val="20"/>
        </w:rPr>
      </w:pPr>
      <w:r>
        <w:rPr>
          <w:noProof/>
          <w:sz w:val="20"/>
          <w:szCs w:val="20"/>
        </w:rPr>
        <w:drawing>
          <wp:anchor distT="0" distB="0" distL="114300" distR="114300" simplePos="0" relativeHeight="251643904" behindDoc="1" locked="0" layoutInCell="0" allowOverlap="1">
            <wp:simplePos x="0" y="0"/>
            <wp:positionH relativeFrom="column">
              <wp:posOffset>496570</wp:posOffset>
            </wp:positionH>
            <wp:positionV relativeFrom="paragraph">
              <wp:posOffset>177800</wp:posOffset>
            </wp:positionV>
            <wp:extent cx="5489575" cy="27178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blip>
                    <a:srcRect/>
                    <a:stretch>
                      <a:fillRect/>
                    </a:stretch>
                  </pic:blipFill>
                  <pic:spPr bwMode="auto">
                    <a:xfrm>
                      <a:off x="0" y="0"/>
                      <a:ext cx="5489575" cy="2717800"/>
                    </a:xfrm>
                    <a:prstGeom prst="rect">
                      <a:avLst/>
                    </a:prstGeom>
                    <a:noFill/>
                  </pic:spPr>
                </pic:pic>
              </a:graphicData>
            </a:graphic>
          </wp:anchor>
        </w:drawing>
      </w:r>
    </w:p>
    <w:p w:rsidR="006A4272" w:rsidRDefault="006A4272">
      <w:pPr>
        <w:sectPr w:rsidR="006A4272">
          <w:type w:val="continuous"/>
          <w:pgSz w:w="12240" w:h="15840"/>
          <w:pgMar w:top="754" w:right="1020" w:bottom="171" w:left="1080" w:header="0" w:footer="0" w:gutter="0"/>
          <w:cols w:space="720" w:equalWidth="0">
            <w:col w:w="10140"/>
          </w:cols>
        </w:sect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96" w:lineRule="exact"/>
        <w:rPr>
          <w:sz w:val="20"/>
          <w:szCs w:val="20"/>
        </w:rPr>
      </w:pPr>
    </w:p>
    <w:p w:rsidR="006A4272" w:rsidRDefault="00277025">
      <w:pPr>
        <w:tabs>
          <w:tab w:val="left" w:pos="8980"/>
        </w:tabs>
        <w:rPr>
          <w:sz w:val="20"/>
          <w:szCs w:val="20"/>
        </w:rPr>
      </w:pPr>
      <w:r>
        <w:rPr>
          <w:rFonts w:ascii="Arial" w:eastAsia="Arial" w:hAnsi="Arial" w:cs="Arial"/>
          <w:sz w:val="16"/>
          <w:szCs w:val="16"/>
        </w:rPr>
        <w:t xml:space="preserve">© 2018 Cisco y/o sus filiales. Todos los derechos reservados. Este documento es </w:t>
      </w:r>
      <w:r>
        <w:rPr>
          <w:rFonts w:ascii="Arial" w:eastAsia="Arial" w:hAnsi="Arial" w:cs="Arial"/>
          <w:sz w:val="16"/>
          <w:szCs w:val="16"/>
        </w:rPr>
        <w:t>información pública de Cisco.</w:t>
      </w:r>
      <w:r>
        <w:rPr>
          <w:sz w:val="20"/>
          <w:szCs w:val="20"/>
        </w:rPr>
        <w:tab/>
      </w:r>
      <w:r>
        <w:rPr>
          <w:rFonts w:ascii="Arial" w:eastAsia="Arial" w:hAnsi="Arial" w:cs="Arial"/>
          <w:sz w:val="16"/>
          <w:szCs w:val="16"/>
        </w:rPr>
        <w:t xml:space="preserve">Página </w:t>
      </w:r>
      <w:r>
        <w:rPr>
          <w:rFonts w:ascii="Arial" w:eastAsia="Arial" w:hAnsi="Arial" w:cs="Arial"/>
          <w:b/>
          <w:bCs/>
          <w:sz w:val="16"/>
          <w:szCs w:val="16"/>
        </w:rPr>
        <w:t>4</w:t>
      </w:r>
      <w:r>
        <w:rPr>
          <w:rFonts w:ascii="Arial" w:eastAsia="Arial" w:hAnsi="Arial" w:cs="Arial"/>
          <w:sz w:val="16"/>
          <w:szCs w:val="16"/>
        </w:rPr>
        <w:t xml:space="preserve"> de </w:t>
      </w:r>
      <w:r>
        <w:rPr>
          <w:rFonts w:ascii="Arial" w:eastAsia="Arial" w:hAnsi="Arial" w:cs="Arial"/>
          <w:b/>
          <w:bCs/>
          <w:sz w:val="16"/>
          <w:szCs w:val="16"/>
        </w:rPr>
        <w:t>18</w:t>
      </w:r>
    </w:p>
    <w:p w:rsidR="006A4272" w:rsidRDefault="006A4272">
      <w:pPr>
        <w:sectPr w:rsidR="006A4272">
          <w:type w:val="continuous"/>
          <w:pgSz w:w="12240" w:h="15840"/>
          <w:pgMar w:top="754" w:right="1020" w:bottom="171" w:left="1080" w:header="0" w:footer="0" w:gutter="0"/>
          <w:cols w:space="720" w:equalWidth="0">
            <w:col w:w="10140"/>
          </w:cols>
        </w:sectPr>
      </w:pPr>
    </w:p>
    <w:p w:rsidR="006A4272" w:rsidRDefault="00277025">
      <w:pPr>
        <w:rPr>
          <w:sz w:val="20"/>
          <w:szCs w:val="20"/>
        </w:rPr>
      </w:pPr>
      <w:bookmarkStart w:id="4" w:name="page5"/>
      <w:bookmarkEnd w:id="4"/>
      <w:r>
        <w:rPr>
          <w:rFonts w:ascii="Arial" w:eastAsia="Arial" w:hAnsi="Arial" w:cs="Arial"/>
          <w:b/>
          <w:bCs/>
          <w:sz w:val="19"/>
          <w:szCs w:val="19"/>
        </w:rPr>
        <w:t>Práctica de laboratorio: Uso de Wireshark para ver el tráfico de la red</w:t>
      </w:r>
    </w:p>
    <w:p w:rsidR="006A4272" w:rsidRDefault="00277025">
      <w:pPr>
        <w:spacing w:line="20" w:lineRule="exact"/>
        <w:rPr>
          <w:sz w:val="20"/>
          <w:szCs w:val="20"/>
        </w:rPr>
      </w:pPr>
      <w:r>
        <w:rPr>
          <w:noProof/>
          <w:sz w:val="20"/>
          <w:szCs w:val="20"/>
        </w:rPr>
        <mc:AlternateContent>
          <mc:Choice Requires="wps">
            <w:drawing>
              <wp:anchor distT="0" distB="0" distL="114300" distR="114300" simplePos="0" relativeHeight="251644928" behindDoc="1" locked="0" layoutInCell="0" allowOverlap="1">
                <wp:simplePos x="0" y="0"/>
                <wp:positionH relativeFrom="column">
                  <wp:posOffset>-17780</wp:posOffset>
                </wp:positionH>
                <wp:positionV relativeFrom="paragraph">
                  <wp:posOffset>71755</wp:posOffset>
                </wp:positionV>
                <wp:extent cx="6497320" cy="0"/>
                <wp:effectExtent l="0" t="0" r="0" b="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97320" cy="4763"/>
                        </a:xfrm>
                        <a:prstGeom prst="line">
                          <a:avLst/>
                        </a:prstGeom>
                        <a:solidFill>
                          <a:srgbClr val="FFFFFF"/>
                        </a:solidFill>
                        <a:ln w="27431">
                          <a:solidFill>
                            <a:srgbClr val="000000"/>
                          </a:solidFill>
                          <a:miter lim="800000"/>
                          <a:headEnd/>
                          <a:tailEnd/>
                        </a:ln>
                      </wps:spPr>
                      <wps:bodyPr/>
                    </wps:wsp>
                  </a:graphicData>
                </a:graphic>
              </wp:anchor>
            </w:drawing>
          </mc:Choice>
          <mc:Fallback>
            <w:pict>
              <v:line w14:anchorId="76498A12" id="Shape 12"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1.4pt,5.65pt" to="510.2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" o:allowincell="f" filled="t" strokeweight=".76197mm">
                <v:stroke joinstyle="miter"/>
                <o:lock v:ext="edit" shapetype="f"/>
              </v:line>
            </w:pict>
          </mc:Fallback>
        </mc:AlternateContent>
      </w:r>
    </w:p>
    <w:p w:rsidR="006A4272" w:rsidRDefault="006A4272">
      <w:pPr>
        <w:sectPr w:rsidR="006A4272">
          <w:pgSz w:w="12240" w:h="15840"/>
          <w:pgMar w:top="754" w:right="1080" w:bottom="171" w:left="1080" w:header="0" w:footer="0" w:gutter="0"/>
          <w:cols w:space="720" w:equalWidth="0">
            <w:col w:w="10080"/>
          </w:cols>
        </w:sectPr>
      </w:pPr>
    </w:p>
    <w:p w:rsidR="006A4272" w:rsidRDefault="006A4272">
      <w:pPr>
        <w:spacing w:line="200" w:lineRule="exact"/>
        <w:rPr>
          <w:sz w:val="20"/>
          <w:szCs w:val="20"/>
        </w:rPr>
      </w:pPr>
    </w:p>
    <w:p w:rsidR="006A4272" w:rsidRDefault="006A4272">
      <w:pPr>
        <w:spacing w:line="239" w:lineRule="exact"/>
        <w:rPr>
          <w:sz w:val="20"/>
          <w:szCs w:val="20"/>
        </w:rPr>
      </w:pPr>
    </w:p>
    <w:p w:rsidR="006A4272" w:rsidRDefault="00277025">
      <w:pPr>
        <w:spacing w:line="286" w:lineRule="auto"/>
        <w:ind w:left="720" w:right="180"/>
        <w:rPr>
          <w:sz w:val="20"/>
          <w:szCs w:val="20"/>
        </w:rPr>
      </w:pPr>
      <w:r>
        <w:rPr>
          <w:rFonts w:ascii="Arial" w:eastAsia="Arial" w:hAnsi="Arial" w:cs="Arial"/>
          <w:b/>
          <w:bCs/>
          <w:sz w:val="20"/>
          <w:szCs w:val="20"/>
        </w:rPr>
        <w:t>Nota</w:t>
      </w:r>
      <w:r>
        <w:rPr>
          <w:rFonts w:ascii="Arial" w:eastAsia="Arial" w:hAnsi="Arial" w:cs="Arial"/>
          <w:sz w:val="20"/>
          <w:szCs w:val="20"/>
        </w:rPr>
        <w:t>: Para iniciar la captura de datos, también puede hacer clic en el ícono de</w:t>
      </w:r>
      <w:r>
        <w:rPr>
          <w:rFonts w:ascii="Arial" w:eastAsia="Arial" w:hAnsi="Arial" w:cs="Arial"/>
          <w:b/>
          <w:bCs/>
          <w:sz w:val="20"/>
          <w:szCs w:val="20"/>
        </w:rPr>
        <w:t xml:space="preserve"> Wireshark </w:t>
      </w:r>
      <w:r>
        <w:rPr>
          <w:rFonts w:ascii="Arial" w:eastAsia="Arial" w:hAnsi="Arial" w:cs="Arial"/>
          <w:sz w:val="20"/>
          <w:szCs w:val="20"/>
        </w:rPr>
        <w:t xml:space="preserve">en la </w:t>
      </w:r>
      <w:r>
        <w:rPr>
          <w:rFonts w:ascii="Arial" w:eastAsia="Arial" w:hAnsi="Arial" w:cs="Arial"/>
          <w:sz w:val="20"/>
          <w:szCs w:val="20"/>
        </w:rPr>
        <w:t>interfaz</w:t>
      </w:r>
      <w:r>
        <w:rPr>
          <w:rFonts w:ascii="Arial" w:eastAsia="Arial" w:hAnsi="Arial" w:cs="Arial"/>
          <w:b/>
          <w:bCs/>
          <w:sz w:val="20"/>
          <w:szCs w:val="20"/>
        </w:rPr>
        <w:t xml:space="preserve"> </w:t>
      </w:r>
      <w:r>
        <w:rPr>
          <w:rFonts w:ascii="Arial" w:eastAsia="Arial" w:hAnsi="Arial" w:cs="Arial"/>
          <w:sz w:val="20"/>
          <w:szCs w:val="20"/>
        </w:rPr>
        <w:t>principal.</w:t>
      </w:r>
    </w:p>
    <w:p w:rsidR="006A4272" w:rsidRDefault="00277025">
      <w:pPr>
        <w:spacing w:line="20" w:lineRule="exact"/>
        <w:rPr>
          <w:sz w:val="20"/>
          <w:szCs w:val="20"/>
        </w:rPr>
      </w:pPr>
      <w:r>
        <w:rPr>
          <w:noProof/>
          <w:sz w:val="20"/>
          <w:szCs w:val="20"/>
        </w:rPr>
        <w:drawing>
          <wp:anchor distT="0" distB="0" distL="114300" distR="114300" simplePos="0" relativeHeight="251645952" behindDoc="1" locked="0" layoutInCell="0" allowOverlap="1">
            <wp:simplePos x="0" y="0"/>
            <wp:positionH relativeFrom="column">
              <wp:posOffset>2512695</wp:posOffset>
            </wp:positionH>
            <wp:positionV relativeFrom="paragraph">
              <wp:posOffset>43815</wp:posOffset>
            </wp:positionV>
            <wp:extent cx="1892300" cy="9398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blip>
                    <a:srcRect/>
                    <a:stretch>
                      <a:fillRect/>
                    </a:stretch>
                  </pic:blipFill>
                  <pic:spPr bwMode="auto">
                    <a:xfrm>
                      <a:off x="0" y="0"/>
                      <a:ext cx="1892300" cy="939800"/>
                    </a:xfrm>
                    <a:prstGeom prst="rect">
                      <a:avLst/>
                    </a:prstGeom>
                    <a:noFill/>
                  </pic:spPr>
                </pic:pic>
              </a:graphicData>
            </a:graphic>
          </wp:anchor>
        </w:drawing>
      </w: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42" w:lineRule="exact"/>
        <w:rPr>
          <w:sz w:val="20"/>
          <w:szCs w:val="20"/>
        </w:rPr>
      </w:pPr>
    </w:p>
    <w:p w:rsidR="006A4272" w:rsidRDefault="00277025">
      <w:pPr>
        <w:spacing w:line="273" w:lineRule="auto"/>
        <w:ind w:left="720" w:right="160"/>
        <w:rPr>
          <w:sz w:val="20"/>
          <w:szCs w:val="20"/>
        </w:rPr>
      </w:pPr>
      <w:r>
        <w:rPr>
          <w:rFonts w:ascii="Arial" w:eastAsia="Arial" w:hAnsi="Arial" w:cs="Arial"/>
          <w:sz w:val="20"/>
          <w:szCs w:val="20"/>
        </w:rPr>
        <w:t>La información comienza a desplazar hacia abajo la sección superior de Wireshark. Las líneas de datos aparecen en diferentes colores según el protocolo.</w:t>
      </w:r>
    </w:p>
    <w:p w:rsidR="006A4272" w:rsidRDefault="00277025">
      <w:pPr>
        <w:spacing w:line="20" w:lineRule="exact"/>
        <w:rPr>
          <w:sz w:val="20"/>
          <w:szCs w:val="20"/>
        </w:rPr>
      </w:pPr>
      <w:r>
        <w:rPr>
          <w:noProof/>
          <w:sz w:val="20"/>
          <w:szCs w:val="20"/>
        </w:rPr>
        <w:drawing>
          <wp:anchor distT="0" distB="0" distL="114300" distR="114300" simplePos="0" relativeHeight="251646976" behindDoc="1" locked="0" layoutInCell="0" allowOverlap="1">
            <wp:simplePos x="0" y="0"/>
            <wp:positionH relativeFrom="column">
              <wp:posOffset>429895</wp:posOffset>
            </wp:positionH>
            <wp:positionV relativeFrom="paragraph">
              <wp:posOffset>133350</wp:posOffset>
            </wp:positionV>
            <wp:extent cx="5607050" cy="433197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blip>
                    <a:srcRect/>
                    <a:stretch>
                      <a:fillRect/>
                    </a:stretch>
                  </pic:blipFill>
                  <pic:spPr bwMode="auto">
                    <a:xfrm>
                      <a:off x="0" y="0"/>
                      <a:ext cx="5607050" cy="4331970"/>
                    </a:xfrm>
                    <a:prstGeom prst="rect">
                      <a:avLst/>
                    </a:prstGeom>
                    <a:noFill/>
                  </pic:spPr>
                </pic:pic>
              </a:graphicData>
            </a:graphic>
          </wp:anchor>
        </w:drawing>
      </w:r>
    </w:p>
    <w:p w:rsidR="006A4272" w:rsidRDefault="006A4272">
      <w:pPr>
        <w:sectPr w:rsidR="006A4272">
          <w:type w:val="continuous"/>
          <w:pgSz w:w="12240" w:h="15840"/>
          <w:pgMar w:top="754" w:right="1080" w:bottom="171" w:left="1080" w:header="0" w:footer="0" w:gutter="0"/>
          <w:cols w:space="720" w:equalWidth="0">
            <w:col w:w="10080"/>
          </w:cols>
        </w:sect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5519FE">
      <w:pPr>
        <w:spacing w:line="200" w:lineRule="exact"/>
        <w:rPr>
          <w:sz w:val="20"/>
          <w:szCs w:val="20"/>
        </w:rPr>
      </w:pPr>
      <w:r>
        <w:rPr>
          <w:noProof/>
        </w:rPr>
        <w:drawing>
          <wp:anchor distT="0" distB="0" distL="114300" distR="114300" simplePos="0" relativeHeight="251687936" behindDoc="0" locked="0" layoutInCell="1" allowOverlap="1" wp14:anchorId="69FC5386" wp14:editId="6332874F">
            <wp:simplePos x="0" y="0"/>
            <wp:positionH relativeFrom="column">
              <wp:posOffset>0</wp:posOffset>
            </wp:positionH>
            <wp:positionV relativeFrom="paragraph">
              <wp:posOffset>7004050</wp:posOffset>
            </wp:positionV>
            <wp:extent cx="6400800" cy="5131435"/>
            <wp:effectExtent l="0" t="0" r="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0800" cy="5131435"/>
                    </a:xfrm>
                    <a:prstGeom prst="rect">
                      <a:avLst/>
                    </a:prstGeom>
                  </pic:spPr>
                </pic:pic>
              </a:graphicData>
            </a:graphic>
          </wp:anchor>
        </w:drawing>
      </w: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374" w:lineRule="exact"/>
        <w:rPr>
          <w:sz w:val="20"/>
          <w:szCs w:val="20"/>
        </w:rPr>
      </w:pPr>
    </w:p>
    <w:p w:rsidR="006A4272" w:rsidRDefault="00277025">
      <w:pPr>
        <w:tabs>
          <w:tab w:val="left" w:pos="8980"/>
        </w:tabs>
        <w:rPr>
          <w:sz w:val="20"/>
          <w:szCs w:val="20"/>
        </w:rPr>
      </w:pPr>
      <w:r>
        <w:rPr>
          <w:rFonts w:ascii="Arial" w:eastAsia="Arial" w:hAnsi="Arial" w:cs="Arial"/>
          <w:sz w:val="16"/>
          <w:szCs w:val="16"/>
        </w:rPr>
        <w:t>© 2018 Cisco y/o sus filiales. Todos los derechos reservados. Este documento es información pública de Cisco.</w:t>
      </w:r>
      <w:r>
        <w:rPr>
          <w:sz w:val="20"/>
          <w:szCs w:val="20"/>
        </w:rPr>
        <w:tab/>
      </w:r>
      <w:r>
        <w:rPr>
          <w:rFonts w:ascii="Arial" w:eastAsia="Arial" w:hAnsi="Arial" w:cs="Arial"/>
          <w:sz w:val="16"/>
          <w:szCs w:val="16"/>
        </w:rPr>
        <w:t xml:space="preserve">Página </w:t>
      </w:r>
      <w:r>
        <w:rPr>
          <w:rFonts w:ascii="Arial" w:eastAsia="Arial" w:hAnsi="Arial" w:cs="Arial"/>
          <w:b/>
          <w:bCs/>
          <w:sz w:val="16"/>
          <w:szCs w:val="16"/>
        </w:rPr>
        <w:t>5</w:t>
      </w:r>
      <w:r>
        <w:rPr>
          <w:rFonts w:ascii="Arial" w:eastAsia="Arial" w:hAnsi="Arial" w:cs="Arial"/>
          <w:sz w:val="16"/>
          <w:szCs w:val="16"/>
        </w:rPr>
        <w:t xml:space="preserve"> de </w:t>
      </w:r>
      <w:r>
        <w:rPr>
          <w:rFonts w:ascii="Arial" w:eastAsia="Arial" w:hAnsi="Arial" w:cs="Arial"/>
          <w:b/>
          <w:bCs/>
          <w:sz w:val="16"/>
          <w:szCs w:val="16"/>
        </w:rPr>
        <w:t>18</w:t>
      </w:r>
    </w:p>
    <w:p w:rsidR="006A4272" w:rsidRDefault="006A4272">
      <w:pPr>
        <w:sectPr w:rsidR="006A4272">
          <w:type w:val="continuous"/>
          <w:pgSz w:w="12240" w:h="15840"/>
          <w:pgMar w:top="754" w:right="1080" w:bottom="171" w:left="1080" w:header="0" w:footer="0" w:gutter="0"/>
          <w:cols w:space="720" w:equalWidth="0">
            <w:col w:w="10080"/>
          </w:cols>
        </w:sectPr>
      </w:pPr>
    </w:p>
    <w:p w:rsidR="006A4272" w:rsidRDefault="00277025">
      <w:pPr>
        <w:rPr>
          <w:sz w:val="20"/>
          <w:szCs w:val="20"/>
        </w:rPr>
      </w:pPr>
      <w:bookmarkStart w:id="5" w:name="page6"/>
      <w:bookmarkEnd w:id="5"/>
      <w:r>
        <w:rPr>
          <w:rFonts w:ascii="Arial" w:eastAsia="Arial" w:hAnsi="Arial" w:cs="Arial"/>
          <w:b/>
          <w:bCs/>
          <w:sz w:val="19"/>
          <w:szCs w:val="19"/>
        </w:rPr>
        <w:t>Práctica de laboratorio: Uso de Wireshark para ver el tráfico de la red</w:t>
      </w:r>
    </w:p>
    <w:p w:rsidR="006A4272" w:rsidRDefault="00277025">
      <w:pPr>
        <w:spacing w:line="20" w:lineRule="exact"/>
        <w:rPr>
          <w:sz w:val="20"/>
          <w:szCs w:val="20"/>
        </w:rPr>
      </w:pPr>
      <w:r>
        <w:rPr>
          <w:noProof/>
          <w:sz w:val="20"/>
          <w:szCs w:val="20"/>
        </w:rPr>
        <mc:AlternateContent>
          <mc:Choice Requires="wps">
            <w:drawing>
              <wp:anchor distT="0" distB="0" distL="114300" distR="114300" simplePos="0" relativeHeight="251648000" behindDoc="1" locked="0" layoutInCell="0" allowOverlap="1">
                <wp:simplePos x="0" y="0"/>
                <wp:positionH relativeFrom="column">
                  <wp:posOffset>-17780</wp:posOffset>
                </wp:positionH>
                <wp:positionV relativeFrom="paragraph">
                  <wp:posOffset>71755</wp:posOffset>
                </wp:positionV>
                <wp:extent cx="6497320" cy="0"/>
                <wp:effectExtent l="0" t="0" r="0" b="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97320" cy="4763"/>
                        </a:xfrm>
                        <a:prstGeom prst="line">
                          <a:avLst/>
                        </a:prstGeom>
                        <a:solidFill>
                          <a:srgbClr val="FFFFFF"/>
                        </a:solidFill>
                        <a:ln w="27431">
                          <a:solidFill>
                            <a:srgbClr val="000000"/>
                          </a:solidFill>
                          <a:miter lim="800000"/>
                          <a:headEnd/>
                          <a:tailEnd/>
                        </a:ln>
                      </wps:spPr>
                      <wps:bodyPr/>
                    </wps:wsp>
                  </a:graphicData>
                </a:graphic>
              </wp:anchor>
            </w:drawing>
          </mc:Choice>
          <mc:Fallback>
            <w:pict>
              <v:line w14:anchorId="17A2E508" id="Shape 15"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4pt,5.65pt" to="510.2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" o:allowincell="f" filled="t" strokeweight=".76197mm">
                <v:stroke joinstyle="miter"/>
                <o:lock v:ext="edit" shapetype="f"/>
              </v:line>
            </w:pict>
          </mc:Fallback>
        </mc:AlternateContent>
      </w:r>
    </w:p>
    <w:p w:rsidR="006A4272" w:rsidRDefault="006A4272">
      <w:pPr>
        <w:sectPr w:rsidR="006A4272">
          <w:pgSz w:w="12240" w:h="15840"/>
          <w:pgMar w:top="754" w:right="980" w:bottom="171" w:left="1080" w:header="0" w:footer="0" w:gutter="0"/>
          <w:cols w:space="720" w:equalWidth="0">
            <w:col w:w="10180"/>
          </w:cols>
        </w:sectPr>
      </w:pPr>
    </w:p>
    <w:p w:rsidR="006A4272" w:rsidRDefault="006A4272">
      <w:pPr>
        <w:spacing w:line="200" w:lineRule="exact"/>
        <w:rPr>
          <w:sz w:val="20"/>
          <w:szCs w:val="20"/>
        </w:rPr>
      </w:pPr>
    </w:p>
    <w:p w:rsidR="006A4272" w:rsidRDefault="006A4272">
      <w:pPr>
        <w:spacing w:line="246" w:lineRule="exact"/>
        <w:rPr>
          <w:sz w:val="20"/>
          <w:szCs w:val="20"/>
        </w:rPr>
      </w:pPr>
    </w:p>
    <w:p w:rsidR="006A4272" w:rsidRDefault="00277025">
      <w:pPr>
        <w:numPr>
          <w:ilvl w:val="0"/>
          <w:numId w:val="7"/>
        </w:numPr>
        <w:tabs>
          <w:tab w:val="left" w:pos="720"/>
        </w:tabs>
        <w:spacing w:line="267" w:lineRule="auto"/>
        <w:ind w:left="720" w:hanging="360"/>
        <w:rPr>
          <w:rFonts w:ascii="Arial" w:eastAsia="Arial" w:hAnsi="Arial" w:cs="Arial"/>
          <w:sz w:val="19"/>
          <w:szCs w:val="19"/>
        </w:rPr>
      </w:pPr>
      <w:r>
        <w:rPr>
          <w:rFonts w:ascii="Arial" w:eastAsia="Arial" w:hAnsi="Arial" w:cs="Arial"/>
          <w:sz w:val="19"/>
          <w:szCs w:val="19"/>
        </w:rPr>
        <w:t>Es posible desp</w:t>
      </w:r>
      <w:r>
        <w:rPr>
          <w:rFonts w:ascii="Arial" w:eastAsia="Arial" w:hAnsi="Arial" w:cs="Arial"/>
          <w:sz w:val="19"/>
          <w:szCs w:val="19"/>
        </w:rPr>
        <w:t>lazarse muy rápidamente por esta información según la comunicación que tiene lugar entre la PC y la LAN. Se puede aplicar un filtro para facilitar la vista y el trabajo con los datos que captura Wireshark. Para esta práctica de laboratorio, solo nos intere</w:t>
      </w:r>
      <w:r>
        <w:rPr>
          <w:rFonts w:ascii="Arial" w:eastAsia="Arial" w:hAnsi="Arial" w:cs="Arial"/>
          <w:sz w:val="19"/>
          <w:szCs w:val="19"/>
        </w:rPr>
        <w:t xml:space="preserve">sa mostrar las PDU de ICMP (ping). Escriba </w:t>
      </w:r>
      <w:r>
        <w:rPr>
          <w:rFonts w:ascii="Arial" w:eastAsia="Arial" w:hAnsi="Arial" w:cs="Arial"/>
          <w:b/>
          <w:bCs/>
          <w:sz w:val="19"/>
          <w:szCs w:val="19"/>
        </w:rPr>
        <w:t xml:space="preserve">icmp </w:t>
      </w:r>
      <w:r>
        <w:rPr>
          <w:rFonts w:ascii="Arial" w:eastAsia="Arial" w:hAnsi="Arial" w:cs="Arial"/>
          <w:sz w:val="19"/>
          <w:szCs w:val="19"/>
        </w:rPr>
        <w:t>en el cuadro</w:t>
      </w:r>
      <w:r>
        <w:rPr>
          <w:rFonts w:ascii="Arial" w:eastAsia="Arial" w:hAnsi="Arial" w:cs="Arial"/>
          <w:b/>
          <w:bCs/>
          <w:sz w:val="19"/>
          <w:szCs w:val="19"/>
        </w:rPr>
        <w:t xml:space="preserve"> Filter </w:t>
      </w:r>
      <w:r>
        <w:rPr>
          <w:rFonts w:ascii="Arial" w:eastAsia="Arial" w:hAnsi="Arial" w:cs="Arial"/>
          <w:sz w:val="19"/>
          <w:szCs w:val="19"/>
        </w:rPr>
        <w:t>(Filtro) que se encuentra en la parte superior de Wireshark y presione</w:t>
      </w:r>
      <w:r>
        <w:rPr>
          <w:rFonts w:ascii="Arial" w:eastAsia="Arial" w:hAnsi="Arial" w:cs="Arial"/>
          <w:b/>
          <w:bCs/>
          <w:sz w:val="19"/>
          <w:szCs w:val="19"/>
        </w:rPr>
        <w:t xml:space="preserve"> Enter </w:t>
      </w:r>
      <w:r>
        <w:rPr>
          <w:rFonts w:ascii="Arial" w:eastAsia="Arial" w:hAnsi="Arial" w:cs="Arial"/>
          <w:sz w:val="19"/>
          <w:szCs w:val="19"/>
        </w:rPr>
        <w:t xml:space="preserve">(Introducir) o haga clic en el botón </w:t>
      </w:r>
      <w:r>
        <w:rPr>
          <w:rFonts w:ascii="Arial" w:eastAsia="Arial" w:hAnsi="Arial" w:cs="Arial"/>
          <w:b/>
          <w:bCs/>
          <w:sz w:val="19"/>
          <w:szCs w:val="19"/>
        </w:rPr>
        <w:t>Apply</w:t>
      </w:r>
      <w:r>
        <w:rPr>
          <w:rFonts w:ascii="Arial" w:eastAsia="Arial" w:hAnsi="Arial" w:cs="Arial"/>
          <w:sz w:val="19"/>
          <w:szCs w:val="19"/>
        </w:rPr>
        <w:t xml:space="preserve"> (Aplicar) (signo de flecha) para ver solamente PDU de ICMP (ping).</w:t>
      </w:r>
    </w:p>
    <w:p w:rsidR="006A4272" w:rsidRDefault="00277025">
      <w:pPr>
        <w:spacing w:line="20" w:lineRule="exact"/>
        <w:rPr>
          <w:sz w:val="20"/>
          <w:szCs w:val="20"/>
        </w:rPr>
      </w:pPr>
      <w:r>
        <w:rPr>
          <w:noProof/>
          <w:sz w:val="20"/>
          <w:szCs w:val="20"/>
        </w:rPr>
        <w:drawing>
          <wp:anchor distT="0" distB="0" distL="114300" distR="114300" simplePos="0" relativeHeight="251649024" behindDoc="1" locked="0" layoutInCell="0" allowOverlap="1">
            <wp:simplePos x="0" y="0"/>
            <wp:positionH relativeFrom="column">
              <wp:posOffset>601980</wp:posOffset>
            </wp:positionH>
            <wp:positionV relativeFrom="paragraph">
              <wp:posOffset>133350</wp:posOffset>
            </wp:positionV>
            <wp:extent cx="5286375" cy="124333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blip>
                    <a:srcRect/>
                    <a:stretch>
                      <a:fillRect/>
                    </a:stretch>
                  </pic:blipFill>
                  <pic:spPr bwMode="auto">
                    <a:xfrm>
                      <a:off x="0" y="0"/>
                      <a:ext cx="5286375" cy="1243330"/>
                    </a:xfrm>
                    <a:prstGeom prst="rect">
                      <a:avLst/>
                    </a:prstGeom>
                    <a:noFill/>
                  </pic:spPr>
                </pic:pic>
              </a:graphicData>
            </a:graphic>
          </wp:anchor>
        </w:drawing>
      </w: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13" w:lineRule="exact"/>
        <w:rPr>
          <w:sz w:val="20"/>
          <w:szCs w:val="20"/>
        </w:rPr>
      </w:pPr>
    </w:p>
    <w:p w:rsidR="006A4272" w:rsidRDefault="00277025">
      <w:pPr>
        <w:numPr>
          <w:ilvl w:val="0"/>
          <w:numId w:val="8"/>
        </w:numPr>
        <w:tabs>
          <w:tab w:val="left" w:pos="720"/>
        </w:tabs>
        <w:spacing w:line="259" w:lineRule="auto"/>
        <w:ind w:left="720" w:right="40" w:hanging="360"/>
        <w:rPr>
          <w:rFonts w:ascii="Arial" w:eastAsia="Arial" w:hAnsi="Arial" w:cs="Arial"/>
          <w:sz w:val="20"/>
          <w:szCs w:val="20"/>
        </w:rPr>
      </w:pPr>
      <w:r>
        <w:rPr>
          <w:rFonts w:ascii="Arial" w:eastAsia="Arial" w:hAnsi="Arial" w:cs="Arial"/>
          <w:sz w:val="20"/>
          <w:szCs w:val="20"/>
        </w:rPr>
        <w:t xml:space="preserve">Este filtro hace que desaparezcan todos los datos de la ventana superior, pero se sigue capturando el tráfico en la interfaz. Abra la ventana del símbolo del sistema que abrió antes y haga ping a la dirección IP que recibió del miembro del </w:t>
      </w:r>
      <w:r>
        <w:rPr>
          <w:rFonts w:ascii="Arial" w:eastAsia="Arial" w:hAnsi="Arial" w:cs="Arial"/>
          <w:sz w:val="20"/>
          <w:szCs w:val="20"/>
        </w:rPr>
        <w:t>equipo.</w:t>
      </w:r>
    </w:p>
    <w:p w:rsidR="006A4272" w:rsidRDefault="00277025">
      <w:pPr>
        <w:spacing w:line="20" w:lineRule="exact"/>
        <w:rPr>
          <w:sz w:val="20"/>
          <w:szCs w:val="20"/>
        </w:rPr>
      </w:pPr>
      <w:r>
        <w:rPr>
          <w:noProof/>
          <w:sz w:val="20"/>
          <w:szCs w:val="20"/>
        </w:rPr>
        <w:drawing>
          <wp:anchor distT="0" distB="0" distL="114300" distR="114300" simplePos="0" relativeHeight="251650048" behindDoc="1" locked="0" layoutInCell="0" allowOverlap="1">
            <wp:simplePos x="0" y="0"/>
            <wp:positionH relativeFrom="column">
              <wp:posOffset>858520</wp:posOffset>
            </wp:positionH>
            <wp:positionV relativeFrom="paragraph">
              <wp:posOffset>140335</wp:posOffset>
            </wp:positionV>
            <wp:extent cx="4758690" cy="238569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blip>
                    <a:srcRect/>
                    <a:stretch>
                      <a:fillRect/>
                    </a:stretch>
                  </pic:blipFill>
                  <pic:spPr bwMode="auto">
                    <a:xfrm>
                      <a:off x="0" y="0"/>
                      <a:ext cx="4758690" cy="2385695"/>
                    </a:xfrm>
                    <a:prstGeom prst="rect">
                      <a:avLst/>
                    </a:prstGeom>
                    <a:noFill/>
                  </pic:spPr>
                </pic:pic>
              </a:graphicData>
            </a:graphic>
          </wp:anchor>
        </w:drawing>
      </w:r>
    </w:p>
    <w:p w:rsidR="006A4272" w:rsidRDefault="006A4272">
      <w:pPr>
        <w:sectPr w:rsidR="006A4272">
          <w:type w:val="continuous"/>
          <w:pgSz w:w="12240" w:h="15840"/>
          <w:pgMar w:top="754" w:right="980" w:bottom="171" w:left="1080" w:header="0" w:footer="0" w:gutter="0"/>
          <w:cols w:space="720" w:equalWidth="0">
            <w:col w:w="10180"/>
          </w:cols>
        </w:sect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5519FE">
      <w:pPr>
        <w:spacing w:line="200" w:lineRule="exact"/>
        <w:rPr>
          <w:sz w:val="20"/>
          <w:szCs w:val="20"/>
        </w:rPr>
      </w:pPr>
      <w:r>
        <w:rPr>
          <w:noProof/>
        </w:rPr>
        <w:drawing>
          <wp:anchor distT="0" distB="0" distL="114300" distR="114300" simplePos="0" relativeHeight="251689984" behindDoc="0" locked="0" layoutInCell="1" allowOverlap="1" wp14:anchorId="1EFF59C7" wp14:editId="48A2B236">
            <wp:simplePos x="0" y="0"/>
            <wp:positionH relativeFrom="column">
              <wp:posOffset>0</wp:posOffset>
            </wp:positionH>
            <wp:positionV relativeFrom="paragraph">
              <wp:posOffset>123825</wp:posOffset>
            </wp:positionV>
            <wp:extent cx="4933950" cy="2600325"/>
            <wp:effectExtent l="0" t="0" r="0" b="9525"/>
            <wp:wrapSquare wrapText="bothSides"/>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3950" cy="2600325"/>
                    </a:xfrm>
                    <a:prstGeom prst="rect">
                      <a:avLst/>
                    </a:prstGeom>
                  </pic:spPr>
                </pic:pic>
              </a:graphicData>
            </a:graphic>
          </wp:anchor>
        </w:drawing>
      </w: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308" w:lineRule="exact"/>
        <w:rPr>
          <w:sz w:val="20"/>
          <w:szCs w:val="20"/>
        </w:rPr>
      </w:pPr>
    </w:p>
    <w:p w:rsidR="006A4272" w:rsidRDefault="00277025">
      <w:pPr>
        <w:tabs>
          <w:tab w:val="left" w:pos="8980"/>
        </w:tabs>
        <w:rPr>
          <w:sz w:val="20"/>
          <w:szCs w:val="20"/>
        </w:rPr>
      </w:pPr>
      <w:r>
        <w:rPr>
          <w:rFonts w:ascii="Arial" w:eastAsia="Arial" w:hAnsi="Arial" w:cs="Arial"/>
          <w:sz w:val="16"/>
          <w:szCs w:val="16"/>
        </w:rPr>
        <w:t>© 2018 Cisco y/o sus filiales. Todos los derechos reservados. Este documento es información pública de Cisco.</w:t>
      </w:r>
      <w:r>
        <w:rPr>
          <w:sz w:val="20"/>
          <w:szCs w:val="20"/>
        </w:rPr>
        <w:tab/>
      </w:r>
      <w:r>
        <w:rPr>
          <w:rFonts w:ascii="Arial" w:eastAsia="Arial" w:hAnsi="Arial" w:cs="Arial"/>
          <w:sz w:val="16"/>
          <w:szCs w:val="16"/>
        </w:rPr>
        <w:t xml:space="preserve">Página </w:t>
      </w:r>
      <w:r>
        <w:rPr>
          <w:rFonts w:ascii="Arial" w:eastAsia="Arial" w:hAnsi="Arial" w:cs="Arial"/>
          <w:b/>
          <w:bCs/>
          <w:sz w:val="16"/>
          <w:szCs w:val="16"/>
        </w:rPr>
        <w:t>6</w:t>
      </w:r>
      <w:r>
        <w:rPr>
          <w:rFonts w:ascii="Arial" w:eastAsia="Arial" w:hAnsi="Arial" w:cs="Arial"/>
          <w:sz w:val="16"/>
          <w:szCs w:val="16"/>
        </w:rPr>
        <w:t xml:space="preserve"> de </w:t>
      </w:r>
      <w:r>
        <w:rPr>
          <w:rFonts w:ascii="Arial" w:eastAsia="Arial" w:hAnsi="Arial" w:cs="Arial"/>
          <w:b/>
          <w:bCs/>
          <w:sz w:val="16"/>
          <w:szCs w:val="16"/>
        </w:rPr>
        <w:t>18</w:t>
      </w:r>
    </w:p>
    <w:p w:rsidR="006A4272" w:rsidRDefault="006A4272">
      <w:pPr>
        <w:sectPr w:rsidR="006A4272">
          <w:type w:val="continuous"/>
          <w:pgSz w:w="12240" w:h="15840"/>
          <w:pgMar w:top="754" w:right="980" w:bottom="171" w:left="1080" w:header="0" w:footer="0" w:gutter="0"/>
          <w:cols w:space="720" w:equalWidth="0">
            <w:col w:w="10180"/>
          </w:cols>
        </w:sectPr>
      </w:pPr>
    </w:p>
    <w:p w:rsidR="006A4272" w:rsidRDefault="00277025">
      <w:pPr>
        <w:rPr>
          <w:sz w:val="20"/>
          <w:szCs w:val="20"/>
        </w:rPr>
      </w:pPr>
      <w:bookmarkStart w:id="6" w:name="page7"/>
      <w:bookmarkEnd w:id="6"/>
      <w:r>
        <w:rPr>
          <w:rFonts w:ascii="Arial" w:eastAsia="Arial" w:hAnsi="Arial" w:cs="Arial"/>
          <w:b/>
          <w:bCs/>
          <w:sz w:val="19"/>
          <w:szCs w:val="19"/>
        </w:rPr>
        <w:t xml:space="preserve">Práctica de laboratorio: Uso de </w:t>
      </w:r>
      <w:r>
        <w:rPr>
          <w:rFonts w:ascii="Arial" w:eastAsia="Arial" w:hAnsi="Arial" w:cs="Arial"/>
          <w:b/>
          <w:bCs/>
          <w:sz w:val="19"/>
          <w:szCs w:val="19"/>
        </w:rPr>
        <w:t>Wireshark para ver el tráfico de la red</w:t>
      </w:r>
    </w:p>
    <w:p w:rsidR="006A4272" w:rsidRDefault="00277025">
      <w:pPr>
        <w:spacing w:line="20" w:lineRule="exact"/>
        <w:rPr>
          <w:sz w:val="20"/>
          <w:szCs w:val="20"/>
        </w:rPr>
      </w:pPr>
      <w:r>
        <w:rPr>
          <w:noProof/>
          <w:sz w:val="20"/>
          <w:szCs w:val="20"/>
        </w:rPr>
        <mc:AlternateContent>
          <mc:Choice Requires="wps">
            <w:drawing>
              <wp:anchor distT="0" distB="0" distL="114300" distR="114300" simplePos="0" relativeHeight="251651072" behindDoc="1" locked="0" layoutInCell="0" allowOverlap="1">
                <wp:simplePos x="0" y="0"/>
                <wp:positionH relativeFrom="column">
                  <wp:posOffset>-17780</wp:posOffset>
                </wp:positionH>
                <wp:positionV relativeFrom="paragraph">
                  <wp:posOffset>71755</wp:posOffset>
                </wp:positionV>
                <wp:extent cx="6497320" cy="0"/>
                <wp:effectExtent l="0" t="0" r="0" b="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97320" cy="4763"/>
                        </a:xfrm>
                        <a:prstGeom prst="line">
                          <a:avLst/>
                        </a:prstGeom>
                        <a:solidFill>
                          <a:srgbClr val="FFFFFF"/>
                        </a:solidFill>
                        <a:ln w="27431">
                          <a:solidFill>
                            <a:srgbClr val="000000"/>
                          </a:solidFill>
                          <a:miter lim="800000"/>
                          <a:headEnd/>
                          <a:tailEnd/>
                        </a:ln>
                      </wps:spPr>
                      <wps:bodyPr/>
                    </wps:wsp>
                  </a:graphicData>
                </a:graphic>
              </wp:anchor>
            </w:drawing>
          </mc:Choice>
          <mc:Fallback>
            <w:pict>
              <v:line w14:anchorId="540F3C52" id="Shape 18"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4pt,5.65pt" to="510.2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" o:allowincell="f" filled="t" strokeweight=".76197mm">
                <v:stroke joinstyle="miter"/>
                <o:lock v:ext="edit" shapetype="f"/>
              </v:line>
            </w:pict>
          </mc:Fallback>
        </mc:AlternateContent>
      </w:r>
    </w:p>
    <w:p w:rsidR="006A4272" w:rsidRDefault="006A4272">
      <w:pPr>
        <w:sectPr w:rsidR="006A4272">
          <w:pgSz w:w="12240" w:h="15840"/>
          <w:pgMar w:top="754" w:right="1040" w:bottom="171" w:left="1080" w:header="0" w:footer="0" w:gutter="0"/>
          <w:cols w:space="720" w:equalWidth="0">
            <w:col w:w="10120"/>
          </w:cols>
        </w:sectPr>
      </w:pPr>
    </w:p>
    <w:p w:rsidR="006A4272" w:rsidRDefault="006A4272">
      <w:pPr>
        <w:spacing w:line="200" w:lineRule="exact"/>
        <w:rPr>
          <w:sz w:val="20"/>
          <w:szCs w:val="20"/>
        </w:rPr>
      </w:pPr>
    </w:p>
    <w:p w:rsidR="006A4272" w:rsidRDefault="006A4272">
      <w:pPr>
        <w:spacing w:line="246" w:lineRule="exact"/>
        <w:rPr>
          <w:sz w:val="20"/>
          <w:szCs w:val="20"/>
        </w:rPr>
      </w:pPr>
    </w:p>
    <w:p w:rsidR="006A4272" w:rsidRDefault="00277025">
      <w:pPr>
        <w:ind w:left="720"/>
        <w:rPr>
          <w:sz w:val="20"/>
          <w:szCs w:val="20"/>
        </w:rPr>
      </w:pPr>
      <w:r>
        <w:rPr>
          <w:rFonts w:ascii="Arial" w:eastAsia="Arial" w:hAnsi="Arial" w:cs="Arial"/>
          <w:sz w:val="20"/>
          <w:szCs w:val="20"/>
        </w:rPr>
        <w:t>Comenzará a ver que aparecen datos en la ventana superior de Wireshark nuevamente.</w:t>
      </w:r>
    </w:p>
    <w:p w:rsidR="006A4272" w:rsidRDefault="00277025">
      <w:pPr>
        <w:spacing w:line="20" w:lineRule="exact"/>
        <w:rPr>
          <w:sz w:val="20"/>
          <w:szCs w:val="20"/>
        </w:rPr>
      </w:pPr>
      <w:r>
        <w:rPr>
          <w:noProof/>
          <w:sz w:val="20"/>
          <w:szCs w:val="20"/>
        </w:rPr>
        <w:drawing>
          <wp:anchor distT="0" distB="0" distL="114300" distR="114300" simplePos="0" relativeHeight="251652096" behindDoc="1" locked="0" layoutInCell="0" allowOverlap="1">
            <wp:simplePos x="0" y="0"/>
            <wp:positionH relativeFrom="column">
              <wp:posOffset>249555</wp:posOffset>
            </wp:positionH>
            <wp:positionV relativeFrom="paragraph">
              <wp:posOffset>174625</wp:posOffset>
            </wp:positionV>
            <wp:extent cx="5962650" cy="432879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blip>
                    <a:srcRect/>
                    <a:stretch>
                      <a:fillRect/>
                    </a:stretch>
                  </pic:blipFill>
                  <pic:spPr bwMode="auto">
                    <a:xfrm>
                      <a:off x="0" y="0"/>
                      <a:ext cx="5962650" cy="4328795"/>
                    </a:xfrm>
                    <a:prstGeom prst="rect">
                      <a:avLst/>
                    </a:prstGeom>
                    <a:noFill/>
                  </pic:spPr>
                </pic:pic>
              </a:graphicData>
            </a:graphic>
          </wp:anchor>
        </w:drawing>
      </w: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332" w:lineRule="exact"/>
        <w:rPr>
          <w:sz w:val="20"/>
          <w:szCs w:val="20"/>
        </w:rPr>
      </w:pPr>
    </w:p>
    <w:p w:rsidR="005519FE" w:rsidRDefault="005519FE">
      <w:pPr>
        <w:spacing w:line="332" w:lineRule="exact"/>
        <w:rPr>
          <w:sz w:val="20"/>
          <w:szCs w:val="20"/>
        </w:rPr>
      </w:pPr>
      <w:r>
        <w:rPr>
          <w:noProof/>
        </w:rPr>
        <w:drawing>
          <wp:anchor distT="0" distB="0" distL="114300" distR="114300" simplePos="0" relativeHeight="251692032" behindDoc="0" locked="0" layoutInCell="1" allowOverlap="1" wp14:anchorId="1F801237" wp14:editId="1F6EAF4C">
            <wp:simplePos x="0" y="0"/>
            <wp:positionH relativeFrom="column">
              <wp:posOffset>0</wp:posOffset>
            </wp:positionH>
            <wp:positionV relativeFrom="paragraph">
              <wp:posOffset>5248910</wp:posOffset>
            </wp:positionV>
            <wp:extent cx="6426200" cy="5530215"/>
            <wp:effectExtent l="0" t="0" r="0" b="0"/>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26200" cy="5530215"/>
                    </a:xfrm>
                    <a:prstGeom prst="rect">
                      <a:avLst/>
                    </a:prstGeom>
                  </pic:spPr>
                </pic:pic>
              </a:graphicData>
            </a:graphic>
          </wp:anchor>
        </w:drawing>
      </w:r>
    </w:p>
    <w:p w:rsidR="006A4272" w:rsidRDefault="00277025">
      <w:pPr>
        <w:ind w:left="720"/>
        <w:rPr>
          <w:sz w:val="20"/>
          <w:szCs w:val="20"/>
        </w:rPr>
      </w:pPr>
      <w:r>
        <w:rPr>
          <w:rFonts w:ascii="Arial" w:eastAsia="Arial" w:hAnsi="Arial" w:cs="Arial"/>
          <w:b/>
          <w:bCs/>
          <w:sz w:val="20"/>
          <w:szCs w:val="20"/>
        </w:rPr>
        <w:t>Nota</w:t>
      </w:r>
      <w:r>
        <w:rPr>
          <w:rFonts w:ascii="Arial" w:eastAsia="Arial" w:hAnsi="Arial" w:cs="Arial"/>
          <w:sz w:val="20"/>
          <w:szCs w:val="20"/>
        </w:rPr>
        <w:t xml:space="preserve">: Si la PC del miembro de su equipo no responde a sus pings, es </w:t>
      </w:r>
      <w:r>
        <w:rPr>
          <w:rFonts w:ascii="Arial" w:eastAsia="Arial" w:hAnsi="Arial" w:cs="Arial"/>
          <w:sz w:val="20"/>
          <w:szCs w:val="20"/>
        </w:rPr>
        <w:t>posible que el firewall de la PC del</w:t>
      </w:r>
    </w:p>
    <w:p w:rsidR="006A4272" w:rsidRDefault="006A4272">
      <w:pPr>
        <w:spacing w:line="8" w:lineRule="exact"/>
        <w:rPr>
          <w:sz w:val="20"/>
          <w:szCs w:val="20"/>
        </w:rPr>
      </w:pPr>
    </w:p>
    <w:p w:rsidR="006A4272" w:rsidRDefault="00277025">
      <w:pPr>
        <w:spacing w:line="278" w:lineRule="auto"/>
        <w:ind w:left="720"/>
        <w:rPr>
          <w:rFonts w:ascii="Arial" w:eastAsia="Arial" w:hAnsi="Arial" w:cs="Arial"/>
          <w:sz w:val="20"/>
          <w:szCs w:val="20"/>
        </w:rPr>
      </w:pPr>
      <w:r>
        <w:rPr>
          <w:rFonts w:ascii="Arial" w:eastAsia="Arial" w:hAnsi="Arial" w:cs="Arial"/>
          <w:sz w:val="20"/>
          <w:szCs w:val="20"/>
        </w:rPr>
        <w:t xml:space="preserve">miembro del equipo bloquee estas solicitudes. Consulte </w:t>
      </w:r>
      <w:hyperlink w:anchor="page12">
        <w:r>
          <w:rPr>
            <w:rFonts w:ascii="Arial" w:eastAsia="Arial" w:hAnsi="Arial" w:cs="Arial"/>
            <w:sz w:val="20"/>
            <w:szCs w:val="20"/>
          </w:rPr>
          <w:t>Appendix A: Allowing ICMP Traffic Through a</w:t>
        </w:r>
      </w:hyperlink>
      <w:r>
        <w:rPr>
          <w:rFonts w:ascii="Arial" w:eastAsia="Arial" w:hAnsi="Arial" w:cs="Arial"/>
          <w:sz w:val="20"/>
          <w:szCs w:val="20"/>
        </w:rPr>
        <w:t xml:space="preserve"> </w:t>
      </w:r>
      <w:hyperlink w:anchor="page12">
        <w:r>
          <w:rPr>
            <w:rFonts w:ascii="Arial" w:eastAsia="Arial" w:hAnsi="Arial" w:cs="Arial"/>
            <w:sz w:val="20"/>
            <w:szCs w:val="20"/>
          </w:rPr>
          <w:t xml:space="preserve">Firewall </w:t>
        </w:r>
      </w:hyperlink>
      <w:r>
        <w:rPr>
          <w:rFonts w:ascii="Arial" w:eastAsia="Arial" w:hAnsi="Arial" w:cs="Arial"/>
          <w:sz w:val="20"/>
          <w:szCs w:val="20"/>
        </w:rPr>
        <w:t xml:space="preserve">para obtener información sobre cómo permitir el </w:t>
      </w:r>
      <w:r>
        <w:rPr>
          <w:rFonts w:ascii="Arial" w:eastAsia="Arial" w:hAnsi="Arial" w:cs="Arial"/>
          <w:sz w:val="20"/>
          <w:szCs w:val="20"/>
        </w:rPr>
        <w:t>tráfico ICMP a través del firewall con Windows 7.</w:t>
      </w:r>
    </w:p>
    <w:p w:rsidR="006A4272" w:rsidRDefault="006A4272">
      <w:pPr>
        <w:spacing w:line="41" w:lineRule="exact"/>
        <w:rPr>
          <w:sz w:val="20"/>
          <w:szCs w:val="20"/>
        </w:rPr>
      </w:pPr>
    </w:p>
    <w:p w:rsidR="006A4272" w:rsidRDefault="00277025">
      <w:pPr>
        <w:tabs>
          <w:tab w:val="left" w:pos="700"/>
        </w:tabs>
        <w:ind w:left="360"/>
        <w:rPr>
          <w:sz w:val="20"/>
          <w:szCs w:val="20"/>
        </w:rPr>
      </w:pPr>
      <w:r>
        <w:rPr>
          <w:rFonts w:ascii="Arial" w:eastAsia="Arial" w:hAnsi="Arial" w:cs="Arial"/>
          <w:sz w:val="20"/>
          <w:szCs w:val="20"/>
        </w:rPr>
        <w:t>g.</w:t>
      </w:r>
      <w:r>
        <w:rPr>
          <w:rFonts w:ascii="Arial" w:eastAsia="Arial" w:hAnsi="Arial" w:cs="Arial"/>
          <w:sz w:val="20"/>
          <w:szCs w:val="20"/>
        </w:rPr>
        <w:tab/>
        <w:t xml:space="preserve">Detenga la captura de datos haciendo clic en el ícono </w:t>
      </w:r>
      <w:r>
        <w:rPr>
          <w:rFonts w:ascii="Arial" w:eastAsia="Arial" w:hAnsi="Arial" w:cs="Arial"/>
          <w:b/>
          <w:bCs/>
          <w:sz w:val="20"/>
          <w:szCs w:val="20"/>
        </w:rPr>
        <w:t>Stop Capture</w:t>
      </w:r>
      <w:r>
        <w:rPr>
          <w:rFonts w:ascii="Arial" w:eastAsia="Arial" w:hAnsi="Arial" w:cs="Arial"/>
          <w:sz w:val="20"/>
          <w:szCs w:val="20"/>
        </w:rPr>
        <w:t xml:space="preserve"> (Detener captura).</w:t>
      </w:r>
    </w:p>
    <w:p w:rsidR="006A4272" w:rsidRDefault="00277025">
      <w:pPr>
        <w:spacing w:line="20" w:lineRule="exact"/>
        <w:rPr>
          <w:sz w:val="20"/>
          <w:szCs w:val="20"/>
        </w:rPr>
      </w:pPr>
      <w:r>
        <w:rPr>
          <w:noProof/>
          <w:sz w:val="20"/>
          <w:szCs w:val="20"/>
        </w:rPr>
        <w:drawing>
          <wp:anchor distT="0" distB="0" distL="114300" distR="114300" simplePos="0" relativeHeight="251653120" behindDoc="1" locked="0" layoutInCell="0" allowOverlap="1">
            <wp:simplePos x="0" y="0"/>
            <wp:positionH relativeFrom="column">
              <wp:posOffset>1979295</wp:posOffset>
            </wp:positionH>
            <wp:positionV relativeFrom="paragraph">
              <wp:posOffset>175260</wp:posOffset>
            </wp:positionV>
            <wp:extent cx="2501900" cy="95885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blip>
                    <a:srcRect/>
                    <a:stretch>
                      <a:fillRect/>
                    </a:stretch>
                  </pic:blipFill>
                  <pic:spPr bwMode="auto">
                    <a:xfrm>
                      <a:off x="0" y="0"/>
                      <a:ext cx="2501900" cy="958850"/>
                    </a:xfrm>
                    <a:prstGeom prst="rect">
                      <a:avLst/>
                    </a:prstGeom>
                    <a:noFill/>
                  </pic:spPr>
                </pic:pic>
              </a:graphicData>
            </a:graphic>
          </wp:anchor>
        </w:drawing>
      </w:r>
    </w:p>
    <w:p w:rsidR="006A4272" w:rsidRDefault="006A4272">
      <w:pPr>
        <w:sectPr w:rsidR="006A4272">
          <w:type w:val="continuous"/>
          <w:pgSz w:w="12240" w:h="15840"/>
          <w:pgMar w:top="754" w:right="1040" w:bottom="171" w:left="1080" w:header="0" w:footer="0" w:gutter="0"/>
          <w:cols w:space="720" w:equalWidth="0">
            <w:col w:w="10120"/>
          </w:cols>
        </w:sect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78" w:lineRule="exact"/>
        <w:rPr>
          <w:sz w:val="20"/>
          <w:szCs w:val="20"/>
        </w:rPr>
      </w:pPr>
    </w:p>
    <w:p w:rsidR="006A4272" w:rsidRDefault="00277025">
      <w:pPr>
        <w:tabs>
          <w:tab w:val="left" w:pos="8980"/>
        </w:tabs>
        <w:rPr>
          <w:sz w:val="20"/>
          <w:szCs w:val="20"/>
        </w:rPr>
      </w:pPr>
      <w:r>
        <w:rPr>
          <w:rFonts w:ascii="Arial" w:eastAsia="Arial" w:hAnsi="Arial" w:cs="Arial"/>
          <w:sz w:val="16"/>
          <w:szCs w:val="16"/>
        </w:rPr>
        <w:t xml:space="preserve">© 2018 Cisco y/o sus filiales. Todos los derechos reservados. Este </w:t>
      </w:r>
      <w:r>
        <w:rPr>
          <w:rFonts w:ascii="Arial" w:eastAsia="Arial" w:hAnsi="Arial" w:cs="Arial"/>
          <w:sz w:val="16"/>
          <w:szCs w:val="16"/>
        </w:rPr>
        <w:t>documento es información pública de Cisco.</w:t>
      </w:r>
      <w:r>
        <w:rPr>
          <w:sz w:val="20"/>
          <w:szCs w:val="20"/>
        </w:rPr>
        <w:tab/>
      </w:r>
      <w:r>
        <w:rPr>
          <w:rFonts w:ascii="Arial" w:eastAsia="Arial" w:hAnsi="Arial" w:cs="Arial"/>
          <w:sz w:val="16"/>
          <w:szCs w:val="16"/>
        </w:rPr>
        <w:t xml:space="preserve">Página </w:t>
      </w:r>
      <w:r>
        <w:rPr>
          <w:rFonts w:ascii="Arial" w:eastAsia="Arial" w:hAnsi="Arial" w:cs="Arial"/>
          <w:b/>
          <w:bCs/>
          <w:sz w:val="16"/>
          <w:szCs w:val="16"/>
        </w:rPr>
        <w:t>7</w:t>
      </w:r>
      <w:r>
        <w:rPr>
          <w:rFonts w:ascii="Arial" w:eastAsia="Arial" w:hAnsi="Arial" w:cs="Arial"/>
          <w:sz w:val="16"/>
          <w:szCs w:val="16"/>
        </w:rPr>
        <w:t xml:space="preserve"> de </w:t>
      </w:r>
      <w:r>
        <w:rPr>
          <w:rFonts w:ascii="Arial" w:eastAsia="Arial" w:hAnsi="Arial" w:cs="Arial"/>
          <w:b/>
          <w:bCs/>
          <w:sz w:val="16"/>
          <w:szCs w:val="16"/>
        </w:rPr>
        <w:t>18</w:t>
      </w:r>
    </w:p>
    <w:p w:rsidR="006A4272" w:rsidRDefault="006A4272">
      <w:pPr>
        <w:sectPr w:rsidR="006A4272">
          <w:type w:val="continuous"/>
          <w:pgSz w:w="12240" w:h="15840"/>
          <w:pgMar w:top="754" w:right="1040" w:bottom="171" w:left="1080" w:header="0" w:footer="0" w:gutter="0"/>
          <w:cols w:space="720" w:equalWidth="0">
            <w:col w:w="10120"/>
          </w:cols>
        </w:sectPr>
      </w:pPr>
    </w:p>
    <w:p w:rsidR="006A4272" w:rsidRDefault="00277025">
      <w:pPr>
        <w:rPr>
          <w:sz w:val="20"/>
          <w:szCs w:val="20"/>
        </w:rPr>
      </w:pPr>
      <w:bookmarkStart w:id="7" w:name="page8"/>
      <w:bookmarkEnd w:id="7"/>
      <w:r>
        <w:rPr>
          <w:rFonts w:ascii="Arial" w:eastAsia="Arial" w:hAnsi="Arial" w:cs="Arial"/>
          <w:b/>
          <w:bCs/>
          <w:sz w:val="19"/>
          <w:szCs w:val="19"/>
        </w:rPr>
        <w:t>Práctica de laboratorio: Uso de Wireshark para ver el tráfico de la red</w:t>
      </w:r>
    </w:p>
    <w:p w:rsidR="006A4272" w:rsidRDefault="00277025">
      <w:pPr>
        <w:spacing w:line="20" w:lineRule="exact"/>
        <w:rPr>
          <w:sz w:val="20"/>
          <w:szCs w:val="20"/>
        </w:rPr>
      </w:pPr>
      <w:r>
        <w:rPr>
          <w:noProof/>
          <w:sz w:val="20"/>
          <w:szCs w:val="20"/>
        </w:rPr>
        <mc:AlternateContent>
          <mc:Choice Requires="wps">
            <w:drawing>
              <wp:anchor distT="0" distB="0" distL="114300" distR="114300" simplePos="0" relativeHeight="251654144" behindDoc="1" locked="0" layoutInCell="0" allowOverlap="1">
                <wp:simplePos x="0" y="0"/>
                <wp:positionH relativeFrom="column">
                  <wp:posOffset>-17780</wp:posOffset>
                </wp:positionH>
                <wp:positionV relativeFrom="paragraph">
                  <wp:posOffset>71755</wp:posOffset>
                </wp:positionV>
                <wp:extent cx="6497320" cy="0"/>
                <wp:effectExtent l="0" t="0" r="0" b="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97320" cy="4763"/>
                        </a:xfrm>
                        <a:prstGeom prst="line">
                          <a:avLst/>
                        </a:prstGeom>
                        <a:solidFill>
                          <a:srgbClr val="FFFFFF"/>
                        </a:solidFill>
                        <a:ln w="27431">
                          <a:solidFill>
                            <a:srgbClr val="000000"/>
                          </a:solidFill>
                          <a:miter lim="800000"/>
                          <a:headEnd/>
                          <a:tailEnd/>
                        </a:ln>
                      </wps:spPr>
                      <wps:bodyPr/>
                    </wps:wsp>
                  </a:graphicData>
                </a:graphic>
              </wp:anchor>
            </w:drawing>
          </mc:Choice>
          <mc:Fallback>
            <w:pict>
              <v:line w14:anchorId="06319D33" id="Shape 21"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4pt,5.65pt" to="510.2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" o:allowincell="f" filled="t" strokeweight=".76197mm">
                <v:stroke joinstyle="miter"/>
                <o:lock v:ext="edit" shapetype="f"/>
              </v:line>
            </w:pict>
          </mc:Fallback>
        </mc:AlternateContent>
      </w:r>
    </w:p>
    <w:p w:rsidR="006A4272" w:rsidRDefault="006A4272">
      <w:pPr>
        <w:sectPr w:rsidR="006A4272">
          <w:pgSz w:w="12240" w:h="15840"/>
          <w:pgMar w:top="754" w:right="1020" w:bottom="171" w:left="1080" w:header="0" w:footer="0" w:gutter="0"/>
          <w:cols w:space="720" w:equalWidth="0">
            <w:col w:w="10140"/>
          </w:cols>
        </w:sectPr>
      </w:pPr>
    </w:p>
    <w:p w:rsidR="006A4272" w:rsidRDefault="006A4272">
      <w:pPr>
        <w:spacing w:line="200" w:lineRule="exact"/>
        <w:rPr>
          <w:sz w:val="20"/>
          <w:szCs w:val="20"/>
        </w:rPr>
      </w:pPr>
    </w:p>
    <w:p w:rsidR="006A4272" w:rsidRDefault="006A4272">
      <w:pPr>
        <w:spacing w:line="239" w:lineRule="exact"/>
        <w:rPr>
          <w:sz w:val="20"/>
          <w:szCs w:val="20"/>
        </w:rPr>
      </w:pPr>
    </w:p>
    <w:p w:rsidR="006A4272" w:rsidRDefault="00277025">
      <w:pPr>
        <w:rPr>
          <w:sz w:val="20"/>
          <w:szCs w:val="20"/>
        </w:rPr>
      </w:pPr>
      <w:r>
        <w:rPr>
          <w:rFonts w:ascii="Arial" w:eastAsia="Arial" w:hAnsi="Arial" w:cs="Arial"/>
          <w:b/>
          <w:bCs/>
        </w:rPr>
        <w:t>Paso 3: Examine los datos capturados</w:t>
      </w:r>
    </w:p>
    <w:p w:rsidR="006A4272" w:rsidRDefault="006A4272">
      <w:pPr>
        <w:spacing w:line="167" w:lineRule="exact"/>
        <w:rPr>
          <w:sz w:val="20"/>
          <w:szCs w:val="20"/>
        </w:rPr>
      </w:pPr>
    </w:p>
    <w:p w:rsidR="006A4272" w:rsidRDefault="00277025">
      <w:pPr>
        <w:spacing w:line="247" w:lineRule="auto"/>
        <w:ind w:left="360"/>
        <w:rPr>
          <w:sz w:val="20"/>
          <w:szCs w:val="20"/>
        </w:rPr>
      </w:pPr>
      <w:r>
        <w:rPr>
          <w:rFonts w:ascii="Arial" w:eastAsia="Arial" w:hAnsi="Arial" w:cs="Arial"/>
          <w:sz w:val="20"/>
          <w:szCs w:val="20"/>
        </w:rPr>
        <w:t xml:space="preserve">En el paso 3, examine los datos que se </w:t>
      </w:r>
      <w:r>
        <w:rPr>
          <w:rFonts w:ascii="Arial" w:eastAsia="Arial" w:hAnsi="Arial" w:cs="Arial"/>
          <w:sz w:val="20"/>
          <w:szCs w:val="20"/>
        </w:rPr>
        <w:t>generaron mediante las solicitudes de ping de la PC del miembro del equipo. Los datos de Wireshark se muestran en tres secciones: 1) la sección superior muestra la lista de tramas de PDU capturadas con un resumen de la información de paquetes IP enumerada,</w:t>
      </w:r>
      <w:r>
        <w:rPr>
          <w:rFonts w:ascii="Arial" w:eastAsia="Arial" w:hAnsi="Arial" w:cs="Arial"/>
          <w:sz w:val="20"/>
          <w:szCs w:val="20"/>
        </w:rPr>
        <w:t xml:space="preserve"> 2) la sección media indica información de la PDU para la trama seleccionada en la parte superior de la pantalla y separa una trama de PDU capturada por las capas de protocolo, y 3) la sección inferior muestra los datos sin procesar de cada capa. Los datos</w:t>
      </w:r>
      <w:r>
        <w:rPr>
          <w:rFonts w:ascii="Arial" w:eastAsia="Arial" w:hAnsi="Arial" w:cs="Arial"/>
          <w:sz w:val="20"/>
          <w:szCs w:val="20"/>
        </w:rPr>
        <w:t xml:space="preserve"> sin procesar se muestran en formatos hexadecimal y decimal.</w:t>
      </w:r>
    </w:p>
    <w:p w:rsidR="006A4272" w:rsidRDefault="00277025">
      <w:pPr>
        <w:spacing w:line="20" w:lineRule="exact"/>
        <w:rPr>
          <w:sz w:val="20"/>
          <w:szCs w:val="20"/>
        </w:rPr>
      </w:pPr>
      <w:r>
        <w:rPr>
          <w:noProof/>
          <w:sz w:val="20"/>
          <w:szCs w:val="20"/>
        </w:rPr>
        <w:drawing>
          <wp:anchor distT="0" distB="0" distL="114300" distR="114300" simplePos="0" relativeHeight="251655168" behindDoc="1" locked="0" layoutInCell="0" allowOverlap="1">
            <wp:simplePos x="0" y="0"/>
            <wp:positionH relativeFrom="column">
              <wp:posOffset>258445</wp:posOffset>
            </wp:positionH>
            <wp:positionV relativeFrom="paragraph">
              <wp:posOffset>138430</wp:posOffset>
            </wp:positionV>
            <wp:extent cx="5937885" cy="431863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blip>
                    <a:srcRect/>
                    <a:stretch>
                      <a:fillRect/>
                    </a:stretch>
                  </pic:blipFill>
                  <pic:spPr bwMode="auto">
                    <a:xfrm>
                      <a:off x="0" y="0"/>
                      <a:ext cx="5937885" cy="4318635"/>
                    </a:xfrm>
                    <a:prstGeom prst="rect">
                      <a:avLst/>
                    </a:prstGeom>
                    <a:noFill/>
                  </pic:spPr>
                </pic:pic>
              </a:graphicData>
            </a:graphic>
          </wp:anchor>
        </w:drawing>
      </w: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67" w:lineRule="exact"/>
        <w:rPr>
          <w:sz w:val="20"/>
          <w:szCs w:val="20"/>
        </w:rPr>
      </w:pPr>
    </w:p>
    <w:p w:rsidR="006A4272" w:rsidRDefault="00277025">
      <w:pPr>
        <w:numPr>
          <w:ilvl w:val="0"/>
          <w:numId w:val="9"/>
        </w:numPr>
        <w:tabs>
          <w:tab w:val="left" w:pos="720"/>
        </w:tabs>
        <w:spacing w:line="259" w:lineRule="auto"/>
        <w:ind w:left="720" w:right="360" w:hanging="360"/>
        <w:jc w:val="both"/>
        <w:rPr>
          <w:rFonts w:ascii="Arial" w:eastAsia="Arial" w:hAnsi="Arial" w:cs="Arial"/>
          <w:sz w:val="20"/>
          <w:szCs w:val="20"/>
        </w:rPr>
      </w:pPr>
      <w:r>
        <w:rPr>
          <w:rFonts w:ascii="Arial" w:eastAsia="Arial" w:hAnsi="Arial" w:cs="Arial"/>
          <w:sz w:val="20"/>
          <w:szCs w:val="20"/>
        </w:rPr>
        <w:t xml:space="preserve">Haga clic en las primeras tramas de PDU de la solicitud de ICMP en la sección superior de Wireshark. Observe que la columna </w:t>
      </w:r>
      <w:r>
        <w:rPr>
          <w:rFonts w:ascii="Arial" w:eastAsia="Arial" w:hAnsi="Arial" w:cs="Arial"/>
          <w:b/>
          <w:bCs/>
          <w:sz w:val="20"/>
          <w:szCs w:val="20"/>
        </w:rPr>
        <w:t>Source</w:t>
      </w:r>
      <w:r>
        <w:rPr>
          <w:rFonts w:ascii="Arial" w:eastAsia="Arial" w:hAnsi="Arial" w:cs="Arial"/>
          <w:sz w:val="20"/>
          <w:szCs w:val="20"/>
        </w:rPr>
        <w:t xml:space="preserve"> (Origen) contiene la dirección IP de su PC y la columna </w:t>
      </w:r>
      <w:r>
        <w:rPr>
          <w:rFonts w:ascii="Arial" w:eastAsia="Arial" w:hAnsi="Arial" w:cs="Arial"/>
          <w:b/>
          <w:bCs/>
          <w:sz w:val="20"/>
          <w:szCs w:val="20"/>
        </w:rPr>
        <w:t>Destination</w:t>
      </w:r>
      <w:r>
        <w:rPr>
          <w:rFonts w:ascii="Arial" w:eastAsia="Arial" w:hAnsi="Arial" w:cs="Arial"/>
          <w:sz w:val="20"/>
          <w:szCs w:val="20"/>
        </w:rPr>
        <w:t xml:space="preserve"> (Destino) contiene la dirección IP de la PC del compañero de equipo a la que hizo ping.</w:t>
      </w:r>
    </w:p>
    <w:p w:rsidR="006A4272" w:rsidRDefault="00277025">
      <w:pPr>
        <w:spacing w:line="20" w:lineRule="exact"/>
        <w:rPr>
          <w:sz w:val="20"/>
          <w:szCs w:val="20"/>
        </w:rPr>
      </w:pPr>
      <w:r>
        <w:rPr>
          <w:noProof/>
          <w:sz w:val="20"/>
          <w:szCs w:val="20"/>
        </w:rPr>
        <w:drawing>
          <wp:anchor distT="0" distB="0" distL="114300" distR="114300" simplePos="0" relativeHeight="251656192" behindDoc="1" locked="0" layoutInCell="0" allowOverlap="1">
            <wp:simplePos x="0" y="0"/>
            <wp:positionH relativeFrom="column">
              <wp:posOffset>601345</wp:posOffset>
            </wp:positionH>
            <wp:positionV relativeFrom="paragraph">
              <wp:posOffset>139700</wp:posOffset>
            </wp:positionV>
            <wp:extent cx="5274310" cy="117983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blip>
                    <a:srcRect/>
                    <a:stretch>
                      <a:fillRect/>
                    </a:stretch>
                  </pic:blipFill>
                  <pic:spPr bwMode="auto">
                    <a:xfrm>
                      <a:off x="0" y="0"/>
                      <a:ext cx="5274310" cy="1179830"/>
                    </a:xfrm>
                    <a:prstGeom prst="rect">
                      <a:avLst/>
                    </a:prstGeom>
                    <a:noFill/>
                  </pic:spPr>
                </pic:pic>
              </a:graphicData>
            </a:graphic>
          </wp:anchor>
        </w:drawing>
      </w:r>
    </w:p>
    <w:p w:rsidR="006A4272" w:rsidRDefault="006A4272">
      <w:pPr>
        <w:sectPr w:rsidR="006A4272">
          <w:type w:val="continuous"/>
          <w:pgSz w:w="12240" w:h="15840"/>
          <w:pgMar w:top="754" w:right="1020" w:bottom="171" w:left="1080" w:header="0" w:footer="0" w:gutter="0"/>
          <w:cols w:space="720" w:equalWidth="0">
            <w:col w:w="10140"/>
          </w:cols>
        </w:sect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467D2E" w:rsidRDefault="00467D2E">
      <w:pPr>
        <w:spacing w:line="200" w:lineRule="exact"/>
        <w:rPr>
          <w:sz w:val="20"/>
          <w:szCs w:val="20"/>
        </w:rPr>
      </w:pPr>
      <w:r>
        <w:rPr>
          <w:noProof/>
        </w:rPr>
        <w:drawing>
          <wp:anchor distT="0" distB="0" distL="114300" distR="114300" simplePos="0" relativeHeight="251694080" behindDoc="0" locked="0" layoutInCell="1" allowOverlap="1" wp14:anchorId="48CB7A8F" wp14:editId="4C69481C">
            <wp:simplePos x="0" y="0"/>
            <wp:positionH relativeFrom="column">
              <wp:posOffset>0</wp:posOffset>
            </wp:positionH>
            <wp:positionV relativeFrom="paragraph">
              <wp:posOffset>123825</wp:posOffset>
            </wp:positionV>
            <wp:extent cx="6438900" cy="554355"/>
            <wp:effectExtent l="0" t="0" r="0" b="0"/>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38900" cy="554355"/>
                    </a:xfrm>
                    <a:prstGeom prst="rect">
                      <a:avLst/>
                    </a:prstGeom>
                  </pic:spPr>
                </pic:pic>
              </a:graphicData>
            </a:graphic>
          </wp:anchor>
        </w:drawing>
      </w: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36" w:lineRule="exact"/>
        <w:rPr>
          <w:sz w:val="20"/>
          <w:szCs w:val="20"/>
        </w:rPr>
      </w:pPr>
    </w:p>
    <w:p w:rsidR="006A4272" w:rsidRDefault="00277025">
      <w:pPr>
        <w:tabs>
          <w:tab w:val="left" w:pos="8980"/>
        </w:tabs>
        <w:rPr>
          <w:sz w:val="20"/>
          <w:szCs w:val="20"/>
        </w:rPr>
      </w:pPr>
      <w:r>
        <w:rPr>
          <w:rFonts w:ascii="Arial" w:eastAsia="Arial" w:hAnsi="Arial" w:cs="Arial"/>
          <w:sz w:val="16"/>
          <w:szCs w:val="16"/>
        </w:rPr>
        <w:t xml:space="preserve">© 2018 Cisco y/o sus filiales. Todos los derechos </w:t>
      </w:r>
      <w:r>
        <w:rPr>
          <w:rFonts w:ascii="Arial" w:eastAsia="Arial" w:hAnsi="Arial" w:cs="Arial"/>
          <w:sz w:val="16"/>
          <w:szCs w:val="16"/>
        </w:rPr>
        <w:t>reservados. Este documento es información pública de Cisco.</w:t>
      </w:r>
      <w:r>
        <w:rPr>
          <w:sz w:val="20"/>
          <w:szCs w:val="20"/>
        </w:rPr>
        <w:tab/>
      </w:r>
      <w:r>
        <w:rPr>
          <w:rFonts w:ascii="Arial" w:eastAsia="Arial" w:hAnsi="Arial" w:cs="Arial"/>
          <w:sz w:val="16"/>
          <w:szCs w:val="16"/>
        </w:rPr>
        <w:t xml:space="preserve">Página </w:t>
      </w:r>
      <w:r>
        <w:rPr>
          <w:rFonts w:ascii="Arial" w:eastAsia="Arial" w:hAnsi="Arial" w:cs="Arial"/>
          <w:b/>
          <w:bCs/>
          <w:sz w:val="16"/>
          <w:szCs w:val="16"/>
        </w:rPr>
        <w:t>8</w:t>
      </w:r>
      <w:r>
        <w:rPr>
          <w:rFonts w:ascii="Arial" w:eastAsia="Arial" w:hAnsi="Arial" w:cs="Arial"/>
          <w:sz w:val="16"/>
          <w:szCs w:val="16"/>
        </w:rPr>
        <w:t xml:space="preserve"> de </w:t>
      </w:r>
      <w:r>
        <w:rPr>
          <w:rFonts w:ascii="Arial" w:eastAsia="Arial" w:hAnsi="Arial" w:cs="Arial"/>
          <w:b/>
          <w:bCs/>
          <w:sz w:val="16"/>
          <w:szCs w:val="16"/>
        </w:rPr>
        <w:t>18</w:t>
      </w:r>
    </w:p>
    <w:p w:rsidR="006A4272" w:rsidRDefault="006A4272">
      <w:pPr>
        <w:sectPr w:rsidR="006A4272">
          <w:type w:val="continuous"/>
          <w:pgSz w:w="12240" w:h="15840"/>
          <w:pgMar w:top="754" w:right="1020" w:bottom="171" w:left="1080" w:header="0" w:footer="0" w:gutter="0"/>
          <w:cols w:space="720" w:equalWidth="0">
            <w:col w:w="10140"/>
          </w:cols>
        </w:sectPr>
      </w:pPr>
    </w:p>
    <w:p w:rsidR="006A4272" w:rsidRDefault="00277025">
      <w:pPr>
        <w:rPr>
          <w:sz w:val="20"/>
          <w:szCs w:val="20"/>
        </w:rPr>
      </w:pPr>
      <w:bookmarkStart w:id="8" w:name="page9"/>
      <w:bookmarkEnd w:id="8"/>
      <w:r>
        <w:rPr>
          <w:rFonts w:ascii="Arial" w:eastAsia="Arial" w:hAnsi="Arial" w:cs="Arial"/>
          <w:b/>
          <w:bCs/>
          <w:sz w:val="19"/>
          <w:szCs w:val="19"/>
        </w:rPr>
        <w:t>Práctica de laboratorio: Uso de Wireshark para ver el tráfico de la red</w:t>
      </w:r>
    </w:p>
    <w:p w:rsidR="006A4272" w:rsidRDefault="00277025">
      <w:pPr>
        <w:spacing w:line="20" w:lineRule="exact"/>
        <w:rPr>
          <w:sz w:val="20"/>
          <w:szCs w:val="20"/>
        </w:rPr>
      </w:pPr>
      <w:r>
        <w:rPr>
          <w:noProof/>
          <w:sz w:val="20"/>
          <w:szCs w:val="20"/>
        </w:rPr>
        <mc:AlternateContent>
          <mc:Choice Requires="wps">
            <w:drawing>
              <wp:anchor distT="0" distB="0" distL="114300" distR="114300" simplePos="0" relativeHeight="251657216" behindDoc="1" locked="0" layoutInCell="0" allowOverlap="1">
                <wp:simplePos x="0" y="0"/>
                <wp:positionH relativeFrom="column">
                  <wp:posOffset>-17780</wp:posOffset>
                </wp:positionH>
                <wp:positionV relativeFrom="paragraph">
                  <wp:posOffset>71755</wp:posOffset>
                </wp:positionV>
                <wp:extent cx="6497320" cy="0"/>
                <wp:effectExtent l="0" t="0" r="0" b="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97320" cy="4763"/>
                        </a:xfrm>
                        <a:prstGeom prst="line">
                          <a:avLst/>
                        </a:prstGeom>
                        <a:solidFill>
                          <a:srgbClr val="FFFFFF"/>
                        </a:solidFill>
                        <a:ln w="27431">
                          <a:solidFill>
                            <a:srgbClr val="000000"/>
                          </a:solidFill>
                          <a:miter lim="800000"/>
                          <a:headEnd/>
                          <a:tailEnd/>
                        </a:ln>
                      </wps:spPr>
                      <wps:bodyPr/>
                    </wps:wsp>
                  </a:graphicData>
                </a:graphic>
              </wp:anchor>
            </w:drawing>
          </mc:Choice>
          <mc:Fallback>
            <w:pict>
              <v:line w14:anchorId="0D06B06F" id="Shape 2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4pt,5.65pt" to="510.2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" o:allowincell="f" filled="t" strokeweight=".76197mm">
                <v:stroke joinstyle="miter"/>
                <o:lock v:ext="edit" shapetype="f"/>
              </v:line>
            </w:pict>
          </mc:Fallback>
        </mc:AlternateContent>
      </w:r>
    </w:p>
    <w:p w:rsidR="006A4272" w:rsidRDefault="006A4272">
      <w:pPr>
        <w:sectPr w:rsidR="006A4272">
          <w:pgSz w:w="12240" w:h="15840"/>
          <w:pgMar w:top="754" w:right="1000" w:bottom="171" w:left="1080" w:header="0" w:footer="0" w:gutter="0"/>
          <w:cols w:space="720" w:equalWidth="0">
            <w:col w:w="10160"/>
          </w:cols>
        </w:sectPr>
      </w:pPr>
    </w:p>
    <w:p w:rsidR="006A4272" w:rsidRDefault="006A4272">
      <w:pPr>
        <w:spacing w:line="200" w:lineRule="exact"/>
        <w:rPr>
          <w:sz w:val="20"/>
          <w:szCs w:val="20"/>
        </w:rPr>
      </w:pPr>
    </w:p>
    <w:p w:rsidR="006A4272" w:rsidRDefault="006A4272">
      <w:pPr>
        <w:spacing w:line="246" w:lineRule="exact"/>
        <w:rPr>
          <w:sz w:val="20"/>
          <w:szCs w:val="20"/>
        </w:rPr>
      </w:pPr>
    </w:p>
    <w:p w:rsidR="006A4272" w:rsidRDefault="00277025">
      <w:pPr>
        <w:numPr>
          <w:ilvl w:val="0"/>
          <w:numId w:val="10"/>
        </w:numPr>
        <w:tabs>
          <w:tab w:val="left" w:pos="720"/>
        </w:tabs>
        <w:spacing w:line="259" w:lineRule="auto"/>
        <w:ind w:left="720" w:hanging="360"/>
        <w:rPr>
          <w:rFonts w:ascii="Arial" w:eastAsia="Arial" w:hAnsi="Arial" w:cs="Arial"/>
          <w:sz w:val="20"/>
          <w:szCs w:val="20"/>
        </w:rPr>
      </w:pPr>
      <w:r>
        <w:rPr>
          <w:rFonts w:ascii="Arial" w:eastAsia="Arial" w:hAnsi="Arial" w:cs="Arial"/>
          <w:sz w:val="20"/>
          <w:szCs w:val="20"/>
        </w:rPr>
        <w:t>Con esta trama de PDU aún seleccionada en la sección superior, nave</w:t>
      </w:r>
      <w:r>
        <w:rPr>
          <w:rFonts w:ascii="Arial" w:eastAsia="Arial" w:hAnsi="Arial" w:cs="Arial"/>
          <w:sz w:val="20"/>
          <w:szCs w:val="20"/>
        </w:rPr>
        <w:t>gue hasta la sección media. Haga clic en el signo más que está a la izquierda de la fila de Ethernet II para ver las direcciones MAC de origen y destino.</w:t>
      </w:r>
    </w:p>
    <w:p w:rsidR="006A4272" w:rsidRDefault="00277025">
      <w:pPr>
        <w:spacing w:line="20" w:lineRule="exact"/>
        <w:rPr>
          <w:sz w:val="20"/>
          <w:szCs w:val="20"/>
        </w:rPr>
      </w:pPr>
      <w:r>
        <w:rPr>
          <w:noProof/>
          <w:sz w:val="20"/>
          <w:szCs w:val="20"/>
        </w:rPr>
        <w:drawing>
          <wp:anchor distT="0" distB="0" distL="114300" distR="114300" simplePos="0" relativeHeight="251658240" behindDoc="1" locked="0" layoutInCell="0" allowOverlap="1">
            <wp:simplePos x="0" y="0"/>
            <wp:positionH relativeFrom="column">
              <wp:posOffset>249555</wp:posOffset>
            </wp:positionH>
            <wp:positionV relativeFrom="paragraph">
              <wp:posOffset>140335</wp:posOffset>
            </wp:positionV>
            <wp:extent cx="5962650" cy="378460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blip>
                    <a:srcRect/>
                    <a:stretch>
                      <a:fillRect/>
                    </a:stretch>
                  </pic:blipFill>
                  <pic:spPr bwMode="auto">
                    <a:xfrm>
                      <a:off x="0" y="0"/>
                      <a:ext cx="5962650" cy="3784600"/>
                    </a:xfrm>
                    <a:prstGeom prst="rect">
                      <a:avLst/>
                    </a:prstGeom>
                    <a:noFill/>
                  </pic:spPr>
                </pic:pic>
              </a:graphicData>
            </a:graphic>
          </wp:anchor>
        </w:drawing>
      </w: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467D2E">
      <w:pPr>
        <w:spacing w:line="245" w:lineRule="exact"/>
        <w:rPr>
          <w:sz w:val="20"/>
          <w:szCs w:val="20"/>
        </w:rPr>
      </w:pPr>
      <w:r>
        <w:rPr>
          <w:noProof/>
        </w:rPr>
        <w:drawing>
          <wp:anchor distT="0" distB="0" distL="114300" distR="114300" simplePos="0" relativeHeight="251696128" behindDoc="0" locked="0" layoutInCell="1" allowOverlap="1" wp14:anchorId="79D03707" wp14:editId="7FBA4EE9">
            <wp:simplePos x="0" y="0"/>
            <wp:positionH relativeFrom="column">
              <wp:posOffset>0</wp:posOffset>
            </wp:positionH>
            <wp:positionV relativeFrom="paragraph">
              <wp:posOffset>161925</wp:posOffset>
            </wp:positionV>
            <wp:extent cx="6451600" cy="2209165"/>
            <wp:effectExtent l="0" t="0" r="6350" b="635"/>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51600" cy="2209165"/>
                    </a:xfrm>
                    <a:prstGeom prst="rect">
                      <a:avLst/>
                    </a:prstGeom>
                  </pic:spPr>
                </pic:pic>
              </a:graphicData>
            </a:graphic>
          </wp:anchor>
        </w:drawing>
      </w:r>
    </w:p>
    <w:p w:rsidR="006A4272" w:rsidRDefault="00277025">
      <w:pPr>
        <w:ind w:left="720"/>
        <w:rPr>
          <w:sz w:val="20"/>
          <w:szCs w:val="20"/>
        </w:rPr>
      </w:pPr>
      <w:r>
        <w:rPr>
          <w:rFonts w:ascii="Arial" w:eastAsia="Arial" w:hAnsi="Arial" w:cs="Arial"/>
          <w:sz w:val="20"/>
          <w:szCs w:val="20"/>
        </w:rPr>
        <w:t xml:space="preserve">¿La dirección MAC de origen coincide con la interfaz de la PC (que </w:t>
      </w:r>
      <w:r>
        <w:rPr>
          <w:rFonts w:ascii="Arial" w:eastAsia="Arial" w:hAnsi="Arial" w:cs="Arial"/>
          <w:sz w:val="20"/>
          <w:szCs w:val="20"/>
        </w:rPr>
        <w:t xml:space="preserve">se muestra en el paso 1.b)? </w:t>
      </w:r>
      <w:r w:rsidRPr="00467D2E">
        <w:rPr>
          <w:rFonts w:ascii="Arial" w:eastAsia="Arial" w:hAnsi="Arial" w:cs="Arial"/>
          <w:color w:val="FF0000"/>
          <w:sz w:val="20"/>
          <w:szCs w:val="20"/>
        </w:rPr>
        <w:t>__</w:t>
      </w:r>
      <w:r w:rsidR="00467D2E" w:rsidRPr="00467D2E">
        <w:rPr>
          <w:rFonts w:ascii="Arial" w:eastAsia="Arial" w:hAnsi="Arial" w:cs="Arial"/>
          <w:color w:val="FF0000"/>
          <w:sz w:val="20"/>
          <w:szCs w:val="20"/>
        </w:rPr>
        <w:t>SI</w:t>
      </w:r>
      <w:r w:rsidRPr="00467D2E">
        <w:rPr>
          <w:rFonts w:ascii="Arial" w:eastAsia="Arial" w:hAnsi="Arial" w:cs="Arial"/>
          <w:color w:val="FF0000"/>
          <w:sz w:val="20"/>
          <w:szCs w:val="20"/>
        </w:rPr>
        <w:t>____</w:t>
      </w:r>
    </w:p>
    <w:p w:rsidR="006A4272" w:rsidRDefault="006A4272">
      <w:pPr>
        <w:spacing w:line="120" w:lineRule="exact"/>
        <w:rPr>
          <w:sz w:val="20"/>
          <w:szCs w:val="20"/>
        </w:rPr>
      </w:pPr>
    </w:p>
    <w:p w:rsidR="006A4272" w:rsidRDefault="00277025">
      <w:pPr>
        <w:ind w:left="720"/>
        <w:rPr>
          <w:sz w:val="20"/>
          <w:szCs w:val="20"/>
        </w:rPr>
      </w:pPr>
      <w:r>
        <w:rPr>
          <w:rFonts w:ascii="Arial" w:eastAsia="Arial" w:hAnsi="Arial" w:cs="Arial"/>
          <w:sz w:val="20"/>
          <w:szCs w:val="20"/>
        </w:rPr>
        <w:t>¿La dirección MAC de destino en Wireshark coincide con la dirección MAC del compañero de equipo?</w:t>
      </w:r>
    </w:p>
    <w:p w:rsidR="006A4272" w:rsidRPr="00467D2E" w:rsidRDefault="00277025">
      <w:pPr>
        <w:ind w:left="720"/>
        <w:rPr>
          <w:color w:val="FF0000"/>
          <w:sz w:val="20"/>
          <w:szCs w:val="20"/>
        </w:rPr>
      </w:pPr>
      <w:r w:rsidRPr="00467D2E">
        <w:rPr>
          <w:rFonts w:ascii="Arial" w:eastAsia="Arial" w:hAnsi="Arial" w:cs="Arial"/>
          <w:color w:val="FF0000"/>
          <w:sz w:val="20"/>
          <w:szCs w:val="20"/>
        </w:rPr>
        <w:t>__</w:t>
      </w:r>
      <w:r w:rsidR="00467D2E" w:rsidRPr="00467D2E">
        <w:rPr>
          <w:rFonts w:ascii="Arial" w:eastAsia="Arial" w:hAnsi="Arial" w:cs="Arial"/>
          <w:color w:val="FF0000"/>
          <w:sz w:val="20"/>
          <w:szCs w:val="20"/>
        </w:rPr>
        <w:t>SI</w:t>
      </w:r>
      <w:r w:rsidRPr="00467D2E">
        <w:rPr>
          <w:rFonts w:ascii="Arial" w:eastAsia="Arial" w:hAnsi="Arial" w:cs="Arial"/>
          <w:color w:val="FF0000"/>
          <w:sz w:val="20"/>
          <w:szCs w:val="20"/>
        </w:rPr>
        <w:t>___</w:t>
      </w:r>
    </w:p>
    <w:p w:rsidR="006A4272" w:rsidRDefault="006A4272">
      <w:pPr>
        <w:spacing w:line="116" w:lineRule="exact"/>
        <w:rPr>
          <w:sz w:val="20"/>
          <w:szCs w:val="20"/>
        </w:rPr>
      </w:pPr>
    </w:p>
    <w:p w:rsidR="006A4272" w:rsidRDefault="00277025">
      <w:pPr>
        <w:ind w:left="720"/>
        <w:rPr>
          <w:sz w:val="20"/>
          <w:szCs w:val="20"/>
        </w:rPr>
      </w:pPr>
      <w:r>
        <w:rPr>
          <w:rFonts w:ascii="Arial" w:eastAsia="Arial" w:hAnsi="Arial" w:cs="Arial"/>
          <w:sz w:val="20"/>
          <w:szCs w:val="20"/>
        </w:rPr>
        <w:t>¿De qué manera su PC obtiene la dirección MAC de la PC a la que hizo ping?</w:t>
      </w:r>
    </w:p>
    <w:p w:rsidR="006A4272" w:rsidRDefault="006A4272">
      <w:pPr>
        <w:spacing w:line="120" w:lineRule="exact"/>
        <w:rPr>
          <w:sz w:val="20"/>
          <w:szCs w:val="20"/>
        </w:rPr>
      </w:pPr>
    </w:p>
    <w:p w:rsidR="006A4272" w:rsidRDefault="00467D2E">
      <w:pPr>
        <w:ind w:left="720"/>
        <w:rPr>
          <w:sz w:val="20"/>
          <w:szCs w:val="20"/>
        </w:rPr>
      </w:pPr>
      <w:r>
        <w:rPr>
          <w:sz w:val="20"/>
          <w:szCs w:val="20"/>
        </w:rPr>
        <w:t xml:space="preserve">Obtiene la MAC por que hace un </w:t>
      </w:r>
      <w:proofErr w:type="spellStart"/>
      <w:r>
        <w:rPr>
          <w:sz w:val="20"/>
          <w:szCs w:val="20"/>
        </w:rPr>
        <w:t>request</w:t>
      </w:r>
      <w:proofErr w:type="spellEnd"/>
      <w:r>
        <w:rPr>
          <w:sz w:val="20"/>
          <w:szCs w:val="20"/>
        </w:rPr>
        <w:t xml:space="preserve"> y utiliza la dirección IP que ya conocemos para poder alcanzarla y obtener su MAC.</w:t>
      </w:r>
    </w:p>
    <w:p w:rsidR="006A4272" w:rsidRDefault="006A4272">
      <w:pPr>
        <w:spacing w:line="118" w:lineRule="exact"/>
        <w:rPr>
          <w:sz w:val="20"/>
          <w:szCs w:val="20"/>
        </w:rPr>
      </w:pPr>
    </w:p>
    <w:p w:rsidR="006A4272" w:rsidRDefault="00277025">
      <w:pPr>
        <w:spacing w:line="260" w:lineRule="auto"/>
        <w:ind w:left="720"/>
        <w:rPr>
          <w:sz w:val="20"/>
          <w:szCs w:val="20"/>
        </w:rPr>
      </w:pPr>
      <w:r>
        <w:rPr>
          <w:rFonts w:ascii="Arial" w:eastAsia="Arial" w:hAnsi="Arial" w:cs="Arial"/>
          <w:b/>
          <w:bCs/>
          <w:sz w:val="20"/>
          <w:szCs w:val="20"/>
        </w:rPr>
        <w:t>Nota</w:t>
      </w:r>
      <w:r>
        <w:rPr>
          <w:rFonts w:ascii="Arial" w:eastAsia="Arial" w:hAnsi="Arial" w:cs="Arial"/>
          <w:sz w:val="20"/>
          <w:szCs w:val="20"/>
        </w:rPr>
        <w:t>: En el ejemplo anterior de una solicitud de ICMP capturada, los datos ICMP se encapsulan dentro de</w:t>
      </w:r>
      <w:r>
        <w:rPr>
          <w:rFonts w:ascii="Arial" w:eastAsia="Arial" w:hAnsi="Arial" w:cs="Arial"/>
          <w:b/>
          <w:bCs/>
          <w:sz w:val="20"/>
          <w:szCs w:val="20"/>
        </w:rPr>
        <w:t xml:space="preserve"> </w:t>
      </w:r>
      <w:r>
        <w:rPr>
          <w:rFonts w:ascii="Arial" w:eastAsia="Arial" w:hAnsi="Arial" w:cs="Arial"/>
          <w:sz w:val="20"/>
          <w:szCs w:val="20"/>
        </w:rPr>
        <w:t>una PDU del paquete IPv4 (encabezado de IPv4), que luego se encapsu</w:t>
      </w:r>
      <w:r>
        <w:rPr>
          <w:rFonts w:ascii="Arial" w:eastAsia="Arial" w:hAnsi="Arial" w:cs="Arial"/>
          <w:sz w:val="20"/>
          <w:szCs w:val="20"/>
        </w:rPr>
        <w:t>la en una PDU de trama de Ethernet II (encabezado de Ethernet II) para la transmisión en la LAN.</w:t>
      </w:r>
    </w:p>
    <w:p w:rsidR="006A4272" w:rsidRDefault="006A4272">
      <w:pPr>
        <w:spacing w:line="178" w:lineRule="exact"/>
        <w:rPr>
          <w:sz w:val="20"/>
          <w:szCs w:val="20"/>
        </w:rPr>
      </w:pPr>
    </w:p>
    <w:p w:rsidR="006A4272" w:rsidRDefault="00277025">
      <w:pPr>
        <w:rPr>
          <w:sz w:val="20"/>
          <w:szCs w:val="20"/>
        </w:rPr>
      </w:pPr>
      <w:r>
        <w:rPr>
          <w:rFonts w:ascii="Arial" w:eastAsia="Arial" w:hAnsi="Arial" w:cs="Arial"/>
          <w:b/>
          <w:bCs/>
          <w:sz w:val="28"/>
          <w:szCs w:val="28"/>
        </w:rPr>
        <w:t>Parte 2: Captura y análisis de datos ICMP remotos en Wireshark</w:t>
      </w:r>
    </w:p>
    <w:p w:rsidR="006A4272" w:rsidRDefault="006A4272">
      <w:pPr>
        <w:spacing w:line="181" w:lineRule="exact"/>
        <w:rPr>
          <w:sz w:val="20"/>
          <w:szCs w:val="20"/>
        </w:rPr>
      </w:pPr>
    </w:p>
    <w:p w:rsidR="006A4272" w:rsidRDefault="00277025">
      <w:pPr>
        <w:spacing w:line="257" w:lineRule="auto"/>
        <w:ind w:left="360" w:right="120"/>
        <w:rPr>
          <w:sz w:val="20"/>
          <w:szCs w:val="20"/>
        </w:rPr>
      </w:pPr>
      <w:r>
        <w:rPr>
          <w:rFonts w:ascii="Arial" w:eastAsia="Arial" w:hAnsi="Arial" w:cs="Arial"/>
          <w:sz w:val="20"/>
          <w:szCs w:val="20"/>
        </w:rPr>
        <w:t>En la parte 2, hará ping a los hosts remotos (hosts que no están en la LAN) y examinará los da</w:t>
      </w:r>
      <w:r>
        <w:rPr>
          <w:rFonts w:ascii="Arial" w:eastAsia="Arial" w:hAnsi="Arial" w:cs="Arial"/>
          <w:sz w:val="20"/>
          <w:szCs w:val="20"/>
        </w:rPr>
        <w:t>tos generados a partir de esos pings. Luego, determinará las diferencias entre estos datos y los datos examinados en la parte 1.</w:t>
      </w:r>
    </w:p>
    <w:p w:rsidR="006A4272" w:rsidRDefault="006A4272">
      <w:pPr>
        <w:sectPr w:rsidR="006A4272">
          <w:type w:val="continuous"/>
          <w:pgSz w:w="12240" w:h="15840"/>
          <w:pgMar w:top="754" w:right="1000" w:bottom="171" w:left="1080" w:header="0" w:footer="0" w:gutter="0"/>
          <w:cols w:space="720" w:equalWidth="0">
            <w:col w:w="10160"/>
          </w:cols>
        </w:sect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300" w:lineRule="exact"/>
        <w:rPr>
          <w:sz w:val="20"/>
          <w:szCs w:val="20"/>
        </w:rPr>
      </w:pPr>
    </w:p>
    <w:p w:rsidR="006A4272" w:rsidRDefault="00277025">
      <w:pPr>
        <w:tabs>
          <w:tab w:val="left" w:pos="8980"/>
        </w:tabs>
        <w:rPr>
          <w:sz w:val="20"/>
          <w:szCs w:val="20"/>
        </w:rPr>
      </w:pPr>
      <w:r>
        <w:rPr>
          <w:rFonts w:ascii="Arial" w:eastAsia="Arial" w:hAnsi="Arial" w:cs="Arial"/>
          <w:sz w:val="16"/>
          <w:szCs w:val="16"/>
        </w:rPr>
        <w:t xml:space="preserve">© 2018 Cisco y/o sus filiales. Todos los derechos reservados. Este documento es información </w:t>
      </w:r>
      <w:r>
        <w:rPr>
          <w:rFonts w:ascii="Arial" w:eastAsia="Arial" w:hAnsi="Arial" w:cs="Arial"/>
          <w:sz w:val="16"/>
          <w:szCs w:val="16"/>
        </w:rPr>
        <w:t>pública de Cisco.</w:t>
      </w:r>
      <w:r>
        <w:rPr>
          <w:sz w:val="20"/>
          <w:szCs w:val="20"/>
        </w:rPr>
        <w:tab/>
      </w:r>
      <w:r>
        <w:rPr>
          <w:rFonts w:ascii="Arial" w:eastAsia="Arial" w:hAnsi="Arial" w:cs="Arial"/>
          <w:sz w:val="16"/>
          <w:szCs w:val="16"/>
        </w:rPr>
        <w:t xml:space="preserve">Página </w:t>
      </w:r>
      <w:r>
        <w:rPr>
          <w:rFonts w:ascii="Arial" w:eastAsia="Arial" w:hAnsi="Arial" w:cs="Arial"/>
          <w:b/>
          <w:bCs/>
          <w:sz w:val="16"/>
          <w:szCs w:val="16"/>
        </w:rPr>
        <w:t>9</w:t>
      </w:r>
      <w:r>
        <w:rPr>
          <w:rFonts w:ascii="Arial" w:eastAsia="Arial" w:hAnsi="Arial" w:cs="Arial"/>
          <w:sz w:val="16"/>
          <w:szCs w:val="16"/>
        </w:rPr>
        <w:t xml:space="preserve"> de </w:t>
      </w:r>
      <w:r>
        <w:rPr>
          <w:rFonts w:ascii="Arial" w:eastAsia="Arial" w:hAnsi="Arial" w:cs="Arial"/>
          <w:b/>
          <w:bCs/>
          <w:sz w:val="16"/>
          <w:szCs w:val="16"/>
        </w:rPr>
        <w:t>18</w:t>
      </w:r>
    </w:p>
    <w:p w:rsidR="006A4272" w:rsidRDefault="006A4272">
      <w:pPr>
        <w:sectPr w:rsidR="006A4272">
          <w:type w:val="continuous"/>
          <w:pgSz w:w="12240" w:h="15840"/>
          <w:pgMar w:top="754" w:right="1000" w:bottom="171" w:left="1080" w:header="0" w:footer="0" w:gutter="0"/>
          <w:cols w:space="720" w:equalWidth="0">
            <w:col w:w="10160"/>
          </w:cols>
        </w:sectPr>
      </w:pPr>
    </w:p>
    <w:p w:rsidR="006A4272" w:rsidRDefault="00277025">
      <w:pPr>
        <w:rPr>
          <w:sz w:val="20"/>
          <w:szCs w:val="20"/>
        </w:rPr>
      </w:pPr>
      <w:bookmarkStart w:id="9" w:name="page10"/>
      <w:bookmarkEnd w:id="9"/>
      <w:r>
        <w:rPr>
          <w:rFonts w:ascii="Arial" w:eastAsia="Arial" w:hAnsi="Arial" w:cs="Arial"/>
          <w:b/>
          <w:bCs/>
          <w:sz w:val="19"/>
          <w:szCs w:val="19"/>
        </w:rPr>
        <w:t>Práctica de laboratorio: Uso de Wireshark para ver el tráfico de la red</w:t>
      </w:r>
    </w:p>
    <w:p w:rsidR="006A4272" w:rsidRDefault="00277025">
      <w:pPr>
        <w:spacing w:line="20" w:lineRule="exact"/>
        <w:rPr>
          <w:sz w:val="20"/>
          <w:szCs w:val="20"/>
        </w:rPr>
      </w:pPr>
      <w:r>
        <w:rPr>
          <w:noProof/>
          <w:sz w:val="20"/>
          <w:szCs w:val="20"/>
        </w:rPr>
        <mc:AlternateContent>
          <mc:Choice Requires="wps">
            <w:drawing>
              <wp:anchor distT="0" distB="0" distL="114300" distR="114300" simplePos="0" relativeHeight="251659264" behindDoc="1" locked="0" layoutInCell="0" allowOverlap="1">
                <wp:simplePos x="0" y="0"/>
                <wp:positionH relativeFrom="column">
                  <wp:posOffset>-17780</wp:posOffset>
                </wp:positionH>
                <wp:positionV relativeFrom="paragraph">
                  <wp:posOffset>71755</wp:posOffset>
                </wp:positionV>
                <wp:extent cx="6497320" cy="0"/>
                <wp:effectExtent l="0" t="0" r="0" b="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97320" cy="4763"/>
                        </a:xfrm>
                        <a:prstGeom prst="line">
                          <a:avLst/>
                        </a:prstGeom>
                        <a:solidFill>
                          <a:srgbClr val="FFFFFF"/>
                        </a:solidFill>
                        <a:ln w="27431">
                          <a:solidFill>
                            <a:srgbClr val="000000"/>
                          </a:solidFill>
                          <a:miter lim="800000"/>
                          <a:headEnd/>
                          <a:tailEnd/>
                        </a:ln>
                      </wps:spPr>
                      <wps:bodyPr/>
                    </wps:wsp>
                  </a:graphicData>
                </a:graphic>
              </wp:anchor>
            </w:drawing>
          </mc:Choice>
          <mc:Fallback>
            <w:pict>
              <v:line w14:anchorId="08DA1C61" id="Shape 26"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1.4pt,5.65pt" to="510.2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" o:allowincell="f" filled="t" strokeweight=".76197mm">
                <v:stroke joinstyle="miter"/>
                <o:lock v:ext="edit" shapetype="f"/>
              </v:line>
            </w:pict>
          </mc:Fallback>
        </mc:AlternateContent>
      </w:r>
    </w:p>
    <w:p w:rsidR="006A4272" w:rsidRDefault="006A4272">
      <w:pPr>
        <w:sectPr w:rsidR="006A4272">
          <w:pgSz w:w="12240" w:h="15840"/>
          <w:pgMar w:top="754" w:right="1080" w:bottom="171" w:left="1080" w:header="0" w:footer="0" w:gutter="0"/>
          <w:cols w:space="720" w:equalWidth="0">
            <w:col w:w="10080"/>
          </w:cols>
        </w:sectPr>
      </w:pPr>
    </w:p>
    <w:p w:rsidR="006A4272" w:rsidRDefault="006A4272">
      <w:pPr>
        <w:spacing w:line="200" w:lineRule="exact"/>
        <w:rPr>
          <w:sz w:val="20"/>
          <w:szCs w:val="20"/>
        </w:rPr>
      </w:pPr>
    </w:p>
    <w:p w:rsidR="006A4272" w:rsidRDefault="006A4272">
      <w:pPr>
        <w:spacing w:line="239" w:lineRule="exact"/>
        <w:rPr>
          <w:sz w:val="20"/>
          <w:szCs w:val="20"/>
        </w:rPr>
      </w:pPr>
    </w:p>
    <w:p w:rsidR="006A4272" w:rsidRDefault="00277025">
      <w:pPr>
        <w:rPr>
          <w:sz w:val="20"/>
          <w:szCs w:val="20"/>
        </w:rPr>
      </w:pPr>
      <w:r>
        <w:rPr>
          <w:rFonts w:ascii="Arial" w:eastAsia="Arial" w:hAnsi="Arial" w:cs="Arial"/>
          <w:b/>
          <w:bCs/>
        </w:rPr>
        <w:t>Paso 1: Comience a capturar datos en la interfaz</w:t>
      </w:r>
    </w:p>
    <w:p w:rsidR="006A4272" w:rsidRDefault="006A4272">
      <w:pPr>
        <w:spacing w:line="167" w:lineRule="exact"/>
        <w:rPr>
          <w:sz w:val="20"/>
          <w:szCs w:val="20"/>
        </w:rPr>
      </w:pPr>
    </w:p>
    <w:p w:rsidR="006A4272" w:rsidRDefault="00277025">
      <w:pPr>
        <w:tabs>
          <w:tab w:val="left" w:pos="700"/>
        </w:tabs>
        <w:ind w:left="360"/>
        <w:rPr>
          <w:sz w:val="20"/>
          <w:szCs w:val="20"/>
        </w:rPr>
      </w:pPr>
      <w:r>
        <w:rPr>
          <w:rFonts w:ascii="Arial" w:eastAsia="Arial" w:hAnsi="Arial" w:cs="Arial"/>
          <w:sz w:val="20"/>
          <w:szCs w:val="20"/>
        </w:rPr>
        <w:t>a.</w:t>
      </w:r>
      <w:r>
        <w:rPr>
          <w:sz w:val="20"/>
          <w:szCs w:val="20"/>
        </w:rPr>
        <w:tab/>
      </w:r>
      <w:r>
        <w:rPr>
          <w:rFonts w:ascii="Arial" w:eastAsia="Arial" w:hAnsi="Arial" w:cs="Arial"/>
          <w:sz w:val="19"/>
          <w:szCs w:val="19"/>
        </w:rPr>
        <w:t>Vuelva a iniciar la captura de datos.</w:t>
      </w:r>
    </w:p>
    <w:p w:rsidR="006A4272" w:rsidRDefault="00277025">
      <w:pPr>
        <w:spacing w:line="20" w:lineRule="exact"/>
        <w:rPr>
          <w:sz w:val="20"/>
          <w:szCs w:val="20"/>
        </w:rPr>
      </w:pPr>
      <w:r>
        <w:rPr>
          <w:noProof/>
          <w:sz w:val="20"/>
          <w:szCs w:val="20"/>
        </w:rPr>
        <w:drawing>
          <wp:anchor distT="0" distB="0" distL="114300" distR="114300" simplePos="0" relativeHeight="251660288" behindDoc="1" locked="0" layoutInCell="0" allowOverlap="1">
            <wp:simplePos x="0" y="0"/>
            <wp:positionH relativeFrom="column">
              <wp:posOffset>2284095</wp:posOffset>
            </wp:positionH>
            <wp:positionV relativeFrom="paragraph">
              <wp:posOffset>170815</wp:posOffset>
            </wp:positionV>
            <wp:extent cx="1892300" cy="93980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blip>
                    <a:srcRect/>
                    <a:stretch>
                      <a:fillRect/>
                    </a:stretch>
                  </pic:blipFill>
                  <pic:spPr bwMode="auto">
                    <a:xfrm>
                      <a:off x="0" y="0"/>
                      <a:ext cx="1892300" cy="939800"/>
                    </a:xfrm>
                    <a:prstGeom prst="rect">
                      <a:avLst/>
                    </a:prstGeom>
                    <a:noFill/>
                  </pic:spPr>
                </pic:pic>
              </a:graphicData>
            </a:graphic>
          </wp:anchor>
        </w:drawing>
      </w: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396" w:lineRule="exact"/>
        <w:rPr>
          <w:sz w:val="20"/>
          <w:szCs w:val="20"/>
        </w:rPr>
      </w:pPr>
    </w:p>
    <w:p w:rsidR="006A4272" w:rsidRDefault="00277025">
      <w:pPr>
        <w:numPr>
          <w:ilvl w:val="0"/>
          <w:numId w:val="11"/>
        </w:numPr>
        <w:tabs>
          <w:tab w:val="left" w:pos="720"/>
        </w:tabs>
        <w:spacing w:line="259" w:lineRule="auto"/>
        <w:ind w:left="720" w:right="140" w:hanging="360"/>
        <w:rPr>
          <w:rFonts w:ascii="Arial" w:eastAsia="Arial" w:hAnsi="Arial" w:cs="Arial"/>
          <w:sz w:val="20"/>
          <w:szCs w:val="20"/>
        </w:rPr>
      </w:pPr>
      <w:r>
        <w:rPr>
          <w:rFonts w:ascii="Arial" w:eastAsia="Arial" w:hAnsi="Arial" w:cs="Arial"/>
          <w:sz w:val="20"/>
          <w:szCs w:val="20"/>
        </w:rPr>
        <w:t xml:space="preserve">Se abre una ventana que le solicita guardar los datos capturados anteriormente antes de comenzar otra captura. No es necesario guardar esos datos. Haga clic en </w:t>
      </w:r>
      <w:r>
        <w:rPr>
          <w:rFonts w:ascii="Arial" w:eastAsia="Arial" w:hAnsi="Arial" w:cs="Arial"/>
          <w:b/>
          <w:bCs/>
          <w:sz w:val="20"/>
          <w:szCs w:val="20"/>
        </w:rPr>
        <w:t>Continue without Saving</w:t>
      </w:r>
      <w:r>
        <w:rPr>
          <w:rFonts w:ascii="Arial" w:eastAsia="Arial" w:hAnsi="Arial" w:cs="Arial"/>
          <w:sz w:val="20"/>
          <w:szCs w:val="20"/>
        </w:rPr>
        <w:t xml:space="preserve"> (Continuar sin guardar).</w:t>
      </w:r>
    </w:p>
    <w:p w:rsidR="006A4272" w:rsidRDefault="00277025">
      <w:pPr>
        <w:spacing w:line="20" w:lineRule="exact"/>
        <w:rPr>
          <w:sz w:val="20"/>
          <w:szCs w:val="20"/>
        </w:rPr>
      </w:pPr>
      <w:r>
        <w:rPr>
          <w:noProof/>
          <w:sz w:val="20"/>
          <w:szCs w:val="20"/>
        </w:rPr>
        <w:drawing>
          <wp:anchor distT="0" distB="0" distL="114300" distR="114300" simplePos="0" relativeHeight="251661312" behindDoc="1" locked="0" layoutInCell="0" allowOverlap="1">
            <wp:simplePos x="0" y="0"/>
            <wp:positionH relativeFrom="column">
              <wp:posOffset>1163955</wp:posOffset>
            </wp:positionH>
            <wp:positionV relativeFrom="paragraph">
              <wp:posOffset>140335</wp:posOffset>
            </wp:positionV>
            <wp:extent cx="4171950" cy="129540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blip>
                    <a:srcRect/>
                    <a:stretch>
                      <a:fillRect/>
                    </a:stretch>
                  </pic:blipFill>
                  <pic:spPr bwMode="auto">
                    <a:xfrm>
                      <a:off x="0" y="0"/>
                      <a:ext cx="4171950" cy="1295400"/>
                    </a:xfrm>
                    <a:prstGeom prst="rect">
                      <a:avLst/>
                    </a:prstGeom>
                    <a:noFill/>
                  </pic:spPr>
                </pic:pic>
              </a:graphicData>
            </a:graphic>
          </wp:anchor>
        </w:drawing>
      </w: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314" w:lineRule="exact"/>
        <w:rPr>
          <w:sz w:val="20"/>
          <w:szCs w:val="20"/>
        </w:rPr>
      </w:pPr>
    </w:p>
    <w:p w:rsidR="006A4272" w:rsidRDefault="00277025">
      <w:pPr>
        <w:numPr>
          <w:ilvl w:val="0"/>
          <w:numId w:val="12"/>
        </w:numPr>
        <w:tabs>
          <w:tab w:val="left" w:pos="720"/>
        </w:tabs>
        <w:ind w:left="720" w:hanging="360"/>
        <w:rPr>
          <w:rFonts w:ascii="Arial" w:eastAsia="Arial" w:hAnsi="Arial" w:cs="Arial"/>
          <w:sz w:val="20"/>
          <w:szCs w:val="20"/>
        </w:rPr>
      </w:pPr>
      <w:r>
        <w:rPr>
          <w:rFonts w:ascii="Arial" w:eastAsia="Arial" w:hAnsi="Arial" w:cs="Arial"/>
          <w:sz w:val="20"/>
          <w:szCs w:val="20"/>
        </w:rPr>
        <w:t xml:space="preserve">Con la captura activa, haga ping </w:t>
      </w:r>
      <w:r>
        <w:rPr>
          <w:rFonts w:ascii="Arial" w:eastAsia="Arial" w:hAnsi="Arial" w:cs="Arial"/>
          <w:sz w:val="20"/>
          <w:szCs w:val="20"/>
        </w:rPr>
        <w:t>a los URL de los tres sitios web siguientes:</w:t>
      </w:r>
    </w:p>
    <w:p w:rsidR="006A4272" w:rsidRDefault="006A4272">
      <w:pPr>
        <w:spacing w:line="120" w:lineRule="exact"/>
        <w:rPr>
          <w:rFonts w:ascii="Arial" w:eastAsia="Arial" w:hAnsi="Arial" w:cs="Arial"/>
          <w:sz w:val="20"/>
          <w:szCs w:val="20"/>
        </w:rPr>
      </w:pPr>
    </w:p>
    <w:p w:rsidR="006A4272" w:rsidRDefault="00277025">
      <w:pPr>
        <w:numPr>
          <w:ilvl w:val="1"/>
          <w:numId w:val="12"/>
        </w:numPr>
        <w:tabs>
          <w:tab w:val="left" w:pos="1080"/>
        </w:tabs>
        <w:ind w:left="1080" w:hanging="360"/>
        <w:rPr>
          <w:rFonts w:ascii="Arial" w:eastAsia="Arial" w:hAnsi="Arial" w:cs="Arial"/>
          <w:sz w:val="20"/>
          <w:szCs w:val="20"/>
        </w:rPr>
      </w:pPr>
      <w:r>
        <w:rPr>
          <w:rFonts w:ascii="Arial" w:eastAsia="Arial" w:hAnsi="Arial" w:cs="Arial"/>
          <w:sz w:val="20"/>
          <w:szCs w:val="20"/>
        </w:rPr>
        <w:t>www.yahoo.com</w:t>
      </w:r>
    </w:p>
    <w:p w:rsidR="006A4272" w:rsidRDefault="006A4272">
      <w:pPr>
        <w:spacing w:line="120" w:lineRule="exact"/>
        <w:rPr>
          <w:rFonts w:ascii="Arial" w:eastAsia="Arial" w:hAnsi="Arial" w:cs="Arial"/>
          <w:sz w:val="20"/>
          <w:szCs w:val="20"/>
        </w:rPr>
      </w:pPr>
    </w:p>
    <w:p w:rsidR="006A4272" w:rsidRDefault="00277025">
      <w:pPr>
        <w:numPr>
          <w:ilvl w:val="1"/>
          <w:numId w:val="12"/>
        </w:numPr>
        <w:tabs>
          <w:tab w:val="left" w:pos="1080"/>
        </w:tabs>
        <w:ind w:left="1080" w:hanging="360"/>
        <w:rPr>
          <w:rFonts w:ascii="Arial" w:eastAsia="Arial" w:hAnsi="Arial" w:cs="Arial"/>
          <w:sz w:val="20"/>
          <w:szCs w:val="20"/>
        </w:rPr>
      </w:pPr>
      <w:r>
        <w:rPr>
          <w:rFonts w:ascii="Arial" w:eastAsia="Arial" w:hAnsi="Arial" w:cs="Arial"/>
          <w:sz w:val="20"/>
          <w:szCs w:val="20"/>
        </w:rPr>
        <w:t>www.cisco.com</w:t>
      </w:r>
    </w:p>
    <w:p w:rsidR="006A4272" w:rsidRDefault="006A4272">
      <w:pPr>
        <w:sectPr w:rsidR="006A4272">
          <w:type w:val="continuous"/>
          <w:pgSz w:w="12240" w:h="15840"/>
          <w:pgMar w:top="754" w:right="1080" w:bottom="171" w:left="1080" w:header="0" w:footer="0" w:gutter="0"/>
          <w:cols w:space="720" w:equalWidth="0">
            <w:col w:w="10080"/>
          </w:cols>
        </w:sect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147734">
      <w:pPr>
        <w:spacing w:line="200" w:lineRule="exact"/>
        <w:rPr>
          <w:sz w:val="20"/>
          <w:szCs w:val="20"/>
        </w:rPr>
      </w:pPr>
      <w:r>
        <w:rPr>
          <w:noProof/>
        </w:rPr>
        <w:drawing>
          <wp:anchor distT="0" distB="0" distL="114300" distR="114300" simplePos="0" relativeHeight="251698176" behindDoc="0" locked="0" layoutInCell="1" allowOverlap="1" wp14:anchorId="46CF8E0B" wp14:editId="334B269D">
            <wp:simplePos x="0" y="0"/>
            <wp:positionH relativeFrom="column">
              <wp:posOffset>0</wp:posOffset>
            </wp:positionH>
            <wp:positionV relativeFrom="paragraph">
              <wp:posOffset>132715</wp:posOffset>
            </wp:positionV>
            <wp:extent cx="6400800" cy="4345940"/>
            <wp:effectExtent l="0" t="0" r="0" b="0"/>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00800" cy="4345940"/>
                    </a:xfrm>
                    <a:prstGeom prst="rect">
                      <a:avLst/>
                    </a:prstGeom>
                  </pic:spPr>
                </pic:pic>
              </a:graphicData>
            </a:graphic>
          </wp:anchor>
        </w:drawing>
      </w: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32" w:lineRule="exact"/>
        <w:rPr>
          <w:sz w:val="20"/>
          <w:szCs w:val="20"/>
        </w:rPr>
      </w:pPr>
    </w:p>
    <w:p w:rsidR="006A4272" w:rsidRDefault="00277025">
      <w:pPr>
        <w:tabs>
          <w:tab w:val="left" w:pos="8900"/>
        </w:tabs>
        <w:rPr>
          <w:sz w:val="20"/>
          <w:szCs w:val="20"/>
        </w:rPr>
      </w:pPr>
      <w:r>
        <w:rPr>
          <w:rFonts w:ascii="Arial" w:eastAsia="Arial" w:hAnsi="Arial" w:cs="Arial"/>
          <w:sz w:val="16"/>
          <w:szCs w:val="16"/>
        </w:rPr>
        <w:t>© 2018 Cisco y/o sus filiales. Todos los derechos reservados. Este documento es información pública de Cisco.</w:t>
      </w:r>
      <w:r>
        <w:rPr>
          <w:sz w:val="20"/>
          <w:szCs w:val="20"/>
        </w:rPr>
        <w:tab/>
      </w:r>
      <w:r>
        <w:rPr>
          <w:rFonts w:ascii="Arial" w:eastAsia="Arial" w:hAnsi="Arial" w:cs="Arial"/>
          <w:sz w:val="15"/>
          <w:szCs w:val="15"/>
        </w:rPr>
        <w:t xml:space="preserve">Página </w:t>
      </w:r>
      <w:r>
        <w:rPr>
          <w:rFonts w:ascii="Arial" w:eastAsia="Arial" w:hAnsi="Arial" w:cs="Arial"/>
          <w:b/>
          <w:bCs/>
          <w:sz w:val="15"/>
          <w:szCs w:val="15"/>
        </w:rPr>
        <w:t>10</w:t>
      </w:r>
      <w:r>
        <w:rPr>
          <w:rFonts w:ascii="Arial" w:eastAsia="Arial" w:hAnsi="Arial" w:cs="Arial"/>
          <w:sz w:val="15"/>
          <w:szCs w:val="15"/>
        </w:rPr>
        <w:t xml:space="preserve"> de </w:t>
      </w:r>
      <w:r>
        <w:rPr>
          <w:rFonts w:ascii="Arial" w:eastAsia="Arial" w:hAnsi="Arial" w:cs="Arial"/>
          <w:b/>
          <w:bCs/>
          <w:sz w:val="15"/>
          <w:szCs w:val="15"/>
        </w:rPr>
        <w:t>18</w:t>
      </w:r>
    </w:p>
    <w:p w:rsidR="006A4272" w:rsidRDefault="006A4272">
      <w:pPr>
        <w:sectPr w:rsidR="006A4272">
          <w:type w:val="continuous"/>
          <w:pgSz w:w="12240" w:h="15840"/>
          <w:pgMar w:top="754" w:right="1080" w:bottom="171" w:left="1080" w:header="0" w:footer="0" w:gutter="0"/>
          <w:cols w:space="720" w:equalWidth="0">
            <w:col w:w="10080"/>
          </w:cols>
        </w:sectPr>
      </w:pPr>
    </w:p>
    <w:p w:rsidR="006A4272" w:rsidRDefault="00277025">
      <w:pPr>
        <w:rPr>
          <w:sz w:val="20"/>
          <w:szCs w:val="20"/>
        </w:rPr>
      </w:pPr>
      <w:bookmarkStart w:id="10" w:name="page11"/>
      <w:bookmarkEnd w:id="10"/>
      <w:r>
        <w:rPr>
          <w:rFonts w:ascii="Arial" w:eastAsia="Arial" w:hAnsi="Arial" w:cs="Arial"/>
          <w:b/>
          <w:bCs/>
          <w:sz w:val="19"/>
          <w:szCs w:val="19"/>
        </w:rPr>
        <w:t>Práctica de laboratorio: Uso de Wireshark para ver el tráfico de la red</w:t>
      </w:r>
    </w:p>
    <w:p w:rsidR="006A4272" w:rsidRDefault="00277025">
      <w:pPr>
        <w:spacing w:line="20" w:lineRule="exact"/>
        <w:rPr>
          <w:sz w:val="20"/>
          <w:szCs w:val="20"/>
        </w:rPr>
      </w:pPr>
      <w:r>
        <w:rPr>
          <w:noProof/>
          <w:sz w:val="20"/>
          <w:szCs w:val="20"/>
        </w:rPr>
        <mc:AlternateContent>
          <mc:Choice Requires="wps">
            <w:drawing>
              <wp:anchor distT="0" distB="0" distL="114300" distR="114300" simplePos="0" relativeHeight="251662336" behindDoc="1" locked="0" layoutInCell="0" allowOverlap="1">
                <wp:simplePos x="0" y="0"/>
                <wp:positionH relativeFrom="column">
                  <wp:posOffset>-17780</wp:posOffset>
                </wp:positionH>
                <wp:positionV relativeFrom="paragraph">
                  <wp:posOffset>71755</wp:posOffset>
                </wp:positionV>
                <wp:extent cx="6497320" cy="0"/>
                <wp:effectExtent l="0" t="0" r="0" b="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97320" cy="4763"/>
                        </a:xfrm>
                        <a:prstGeom prst="line">
                          <a:avLst/>
                        </a:prstGeom>
                        <a:solidFill>
                          <a:srgbClr val="FFFFFF"/>
                        </a:solidFill>
                        <a:ln w="27431">
                          <a:solidFill>
                            <a:srgbClr val="000000"/>
                          </a:solidFill>
                          <a:miter lim="800000"/>
                          <a:headEnd/>
                          <a:tailEnd/>
                        </a:ln>
                      </wps:spPr>
                      <wps:bodyPr/>
                    </wps:wsp>
                  </a:graphicData>
                </a:graphic>
              </wp:anchor>
            </w:drawing>
          </mc:Choice>
          <mc:Fallback>
            <w:pict>
              <v:line w14:anchorId="4FE09EEE" id="Shape 29" o:spid="_x0000_s1026" style="position:absolute;z-index:-251654144;visibility:visible;mso-wrap-style:square;mso-wrap-distance-left:9pt;mso-wrap-distance-top:0;mso-wrap-distance-right:9pt;mso-wrap-distance-bottom:0;mso-position-horizontal:absolute;mso-position-horizontal-relative:text;mso-position-vertical:absolute;mso-position-vertical-relative:text" from="-1.4pt,5.65pt" to="510.2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" o:allowincell="f" filled="t" strokeweight=".76197mm">
                <v:stroke joinstyle="miter"/>
                <o:lock v:ext="edit" shapetype="f"/>
              </v:line>
            </w:pict>
          </mc:Fallback>
        </mc:AlternateContent>
      </w:r>
    </w:p>
    <w:p w:rsidR="006A4272" w:rsidRDefault="006A4272">
      <w:pPr>
        <w:sectPr w:rsidR="006A4272">
          <w:pgSz w:w="12240" w:h="15840"/>
          <w:pgMar w:top="754" w:right="1080" w:bottom="171" w:left="1080" w:header="0" w:footer="0" w:gutter="0"/>
          <w:cols w:space="720" w:equalWidth="0">
            <w:col w:w="10080"/>
          </w:cols>
        </w:sectPr>
      </w:pPr>
    </w:p>
    <w:p w:rsidR="006A4272" w:rsidRDefault="006A4272">
      <w:pPr>
        <w:spacing w:line="200" w:lineRule="exact"/>
        <w:rPr>
          <w:sz w:val="20"/>
          <w:szCs w:val="20"/>
        </w:rPr>
      </w:pPr>
    </w:p>
    <w:p w:rsidR="006A4272" w:rsidRDefault="006A4272">
      <w:pPr>
        <w:spacing w:line="246" w:lineRule="exact"/>
        <w:rPr>
          <w:sz w:val="20"/>
          <w:szCs w:val="20"/>
        </w:rPr>
      </w:pPr>
    </w:p>
    <w:p w:rsidR="006A4272" w:rsidRDefault="00277025">
      <w:pPr>
        <w:tabs>
          <w:tab w:val="left" w:pos="1060"/>
        </w:tabs>
        <w:ind w:left="720"/>
        <w:rPr>
          <w:sz w:val="20"/>
          <w:szCs w:val="20"/>
        </w:rPr>
      </w:pPr>
      <w:r>
        <w:rPr>
          <w:rFonts w:ascii="Arial" w:eastAsia="Arial" w:hAnsi="Arial" w:cs="Arial"/>
          <w:sz w:val="20"/>
          <w:szCs w:val="20"/>
        </w:rPr>
        <w:t>3)</w:t>
      </w:r>
      <w:r>
        <w:rPr>
          <w:sz w:val="20"/>
          <w:szCs w:val="20"/>
        </w:rPr>
        <w:tab/>
      </w:r>
      <w:hyperlink r:id="rId33" w:history="1">
        <w:r w:rsidR="00147734" w:rsidRPr="008607B9">
          <w:rPr>
            <w:rStyle w:val="Hipervnculo"/>
            <w:rFonts w:ascii="Arial" w:eastAsia="Arial" w:hAnsi="Arial" w:cs="Arial"/>
            <w:sz w:val="19"/>
            <w:szCs w:val="19"/>
          </w:rPr>
          <w:t>www.google.com</w:t>
        </w:r>
      </w:hyperlink>
      <w:r w:rsidR="00147734">
        <w:rPr>
          <w:rFonts w:ascii="Arial" w:eastAsia="Arial" w:hAnsi="Arial" w:cs="Arial"/>
          <w:sz w:val="19"/>
          <w:szCs w:val="19"/>
        </w:rPr>
        <w:t xml:space="preserve"> </w:t>
      </w:r>
    </w:p>
    <w:p w:rsidR="006A4272" w:rsidRDefault="00277025">
      <w:pPr>
        <w:spacing w:line="20" w:lineRule="exact"/>
        <w:rPr>
          <w:sz w:val="20"/>
          <w:szCs w:val="20"/>
        </w:rPr>
      </w:pPr>
      <w:r>
        <w:rPr>
          <w:noProof/>
          <w:sz w:val="20"/>
          <w:szCs w:val="20"/>
        </w:rPr>
        <w:drawing>
          <wp:anchor distT="0" distB="0" distL="114300" distR="114300" simplePos="0" relativeHeight="251663360" behindDoc="1" locked="0" layoutInCell="0" allowOverlap="1">
            <wp:simplePos x="0" y="0"/>
            <wp:positionH relativeFrom="column">
              <wp:posOffset>582295</wp:posOffset>
            </wp:positionH>
            <wp:positionV relativeFrom="paragraph">
              <wp:posOffset>174625</wp:posOffset>
            </wp:positionV>
            <wp:extent cx="5292090" cy="553910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blip>
                    <a:srcRect/>
                    <a:stretch>
                      <a:fillRect/>
                    </a:stretch>
                  </pic:blipFill>
                  <pic:spPr bwMode="auto">
                    <a:xfrm>
                      <a:off x="0" y="0"/>
                      <a:ext cx="5292090" cy="5539105"/>
                    </a:xfrm>
                    <a:prstGeom prst="rect">
                      <a:avLst/>
                    </a:prstGeom>
                    <a:noFill/>
                  </pic:spPr>
                </pic:pic>
              </a:graphicData>
            </a:graphic>
          </wp:anchor>
        </w:drawing>
      </w: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147734" w:rsidRDefault="00147734">
      <w:pPr>
        <w:spacing w:line="200" w:lineRule="exact"/>
        <w:rPr>
          <w:sz w:val="20"/>
          <w:szCs w:val="20"/>
        </w:rPr>
      </w:pPr>
      <w:r>
        <w:rPr>
          <w:noProof/>
        </w:rPr>
        <w:drawing>
          <wp:anchor distT="0" distB="0" distL="114300" distR="114300" simplePos="0" relativeHeight="251700224" behindDoc="0" locked="0" layoutInCell="1" allowOverlap="1" wp14:anchorId="1F8417D3" wp14:editId="7EFF4F01">
            <wp:simplePos x="0" y="0"/>
            <wp:positionH relativeFrom="column">
              <wp:posOffset>0</wp:posOffset>
            </wp:positionH>
            <wp:positionV relativeFrom="paragraph">
              <wp:posOffset>123825</wp:posOffset>
            </wp:positionV>
            <wp:extent cx="5734050" cy="2057400"/>
            <wp:effectExtent l="0" t="0" r="0" b="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4050" cy="2057400"/>
                    </a:xfrm>
                    <a:prstGeom prst="rect">
                      <a:avLst/>
                    </a:prstGeom>
                  </pic:spPr>
                </pic:pic>
              </a:graphicData>
            </a:graphic>
          </wp:anchor>
        </w:drawing>
      </w:r>
    </w:p>
    <w:p w:rsidR="006A4272" w:rsidRDefault="006A4272">
      <w:pPr>
        <w:spacing w:line="223" w:lineRule="exact"/>
        <w:rPr>
          <w:sz w:val="20"/>
          <w:szCs w:val="20"/>
        </w:rPr>
      </w:pPr>
    </w:p>
    <w:p w:rsidR="00147734" w:rsidRDefault="00147734">
      <w:pPr>
        <w:spacing w:line="281" w:lineRule="auto"/>
        <w:ind w:left="720" w:right="400"/>
        <w:rPr>
          <w:rFonts w:ascii="Arial" w:eastAsia="Arial" w:hAnsi="Arial" w:cs="Arial"/>
          <w:b/>
          <w:bCs/>
          <w:sz w:val="20"/>
          <w:szCs w:val="20"/>
        </w:rPr>
      </w:pPr>
    </w:p>
    <w:p w:rsidR="00147734" w:rsidRDefault="00147734">
      <w:pPr>
        <w:spacing w:line="281" w:lineRule="auto"/>
        <w:ind w:left="720" w:right="400"/>
        <w:rPr>
          <w:rFonts w:ascii="Arial" w:eastAsia="Arial" w:hAnsi="Arial" w:cs="Arial"/>
          <w:b/>
          <w:bCs/>
          <w:sz w:val="20"/>
          <w:szCs w:val="20"/>
        </w:rPr>
      </w:pPr>
    </w:p>
    <w:p w:rsidR="00147734" w:rsidRDefault="00147734">
      <w:pPr>
        <w:spacing w:line="281" w:lineRule="auto"/>
        <w:ind w:left="720" w:right="400"/>
        <w:rPr>
          <w:rFonts w:ascii="Arial" w:eastAsia="Arial" w:hAnsi="Arial" w:cs="Arial"/>
          <w:b/>
          <w:bCs/>
          <w:sz w:val="20"/>
          <w:szCs w:val="20"/>
        </w:rPr>
      </w:pPr>
    </w:p>
    <w:p w:rsidR="00147734" w:rsidRDefault="00147734">
      <w:pPr>
        <w:spacing w:line="281" w:lineRule="auto"/>
        <w:ind w:left="720" w:right="400"/>
        <w:rPr>
          <w:rFonts w:ascii="Arial" w:eastAsia="Arial" w:hAnsi="Arial" w:cs="Arial"/>
          <w:b/>
          <w:bCs/>
          <w:sz w:val="20"/>
          <w:szCs w:val="20"/>
        </w:rPr>
      </w:pPr>
    </w:p>
    <w:p w:rsidR="00147734" w:rsidRDefault="00147734">
      <w:pPr>
        <w:spacing w:line="281" w:lineRule="auto"/>
        <w:ind w:left="720" w:right="400"/>
        <w:rPr>
          <w:rFonts w:ascii="Arial" w:eastAsia="Arial" w:hAnsi="Arial" w:cs="Arial"/>
          <w:b/>
          <w:bCs/>
          <w:sz w:val="20"/>
          <w:szCs w:val="20"/>
        </w:rPr>
      </w:pPr>
    </w:p>
    <w:p w:rsidR="00147734" w:rsidRDefault="00147734">
      <w:pPr>
        <w:spacing w:line="281" w:lineRule="auto"/>
        <w:ind w:left="720" w:right="400"/>
        <w:rPr>
          <w:rFonts w:ascii="Arial" w:eastAsia="Arial" w:hAnsi="Arial" w:cs="Arial"/>
          <w:b/>
          <w:bCs/>
          <w:sz w:val="20"/>
          <w:szCs w:val="20"/>
        </w:rPr>
      </w:pPr>
    </w:p>
    <w:p w:rsidR="00147734" w:rsidRDefault="00147734">
      <w:pPr>
        <w:spacing w:line="281" w:lineRule="auto"/>
        <w:ind w:left="720" w:right="400"/>
        <w:rPr>
          <w:rFonts w:ascii="Arial" w:eastAsia="Arial" w:hAnsi="Arial" w:cs="Arial"/>
          <w:b/>
          <w:bCs/>
          <w:sz w:val="20"/>
          <w:szCs w:val="20"/>
        </w:rPr>
      </w:pPr>
    </w:p>
    <w:p w:rsidR="00147734" w:rsidRDefault="00147734">
      <w:pPr>
        <w:spacing w:line="281" w:lineRule="auto"/>
        <w:ind w:left="720" w:right="400"/>
        <w:rPr>
          <w:rFonts w:ascii="Arial" w:eastAsia="Arial" w:hAnsi="Arial" w:cs="Arial"/>
          <w:b/>
          <w:bCs/>
          <w:sz w:val="20"/>
          <w:szCs w:val="20"/>
        </w:rPr>
      </w:pPr>
    </w:p>
    <w:p w:rsidR="00147734" w:rsidRDefault="00147734">
      <w:pPr>
        <w:spacing w:line="281" w:lineRule="auto"/>
        <w:ind w:left="720" w:right="400"/>
        <w:rPr>
          <w:rFonts w:ascii="Arial" w:eastAsia="Arial" w:hAnsi="Arial" w:cs="Arial"/>
          <w:b/>
          <w:bCs/>
          <w:sz w:val="20"/>
          <w:szCs w:val="20"/>
        </w:rPr>
      </w:pPr>
    </w:p>
    <w:p w:rsidR="00147734" w:rsidRDefault="00147734">
      <w:pPr>
        <w:spacing w:line="281" w:lineRule="auto"/>
        <w:ind w:left="720" w:right="400"/>
        <w:rPr>
          <w:rFonts w:ascii="Arial" w:eastAsia="Arial" w:hAnsi="Arial" w:cs="Arial"/>
          <w:b/>
          <w:bCs/>
          <w:sz w:val="20"/>
          <w:szCs w:val="20"/>
        </w:rPr>
      </w:pPr>
    </w:p>
    <w:p w:rsidR="00147734" w:rsidRDefault="00147734">
      <w:pPr>
        <w:spacing w:line="281" w:lineRule="auto"/>
        <w:ind w:left="720" w:right="400"/>
        <w:rPr>
          <w:rFonts w:ascii="Arial" w:eastAsia="Arial" w:hAnsi="Arial" w:cs="Arial"/>
          <w:b/>
          <w:bCs/>
          <w:sz w:val="20"/>
          <w:szCs w:val="20"/>
        </w:rPr>
      </w:pPr>
    </w:p>
    <w:p w:rsidR="00147734" w:rsidRDefault="00147734">
      <w:pPr>
        <w:spacing w:line="281" w:lineRule="auto"/>
        <w:ind w:left="720" w:right="400"/>
        <w:rPr>
          <w:rFonts w:ascii="Arial" w:eastAsia="Arial" w:hAnsi="Arial" w:cs="Arial"/>
          <w:b/>
          <w:bCs/>
          <w:sz w:val="20"/>
          <w:szCs w:val="20"/>
        </w:rPr>
      </w:pPr>
    </w:p>
    <w:p w:rsidR="00147734" w:rsidRDefault="00147734">
      <w:pPr>
        <w:spacing w:line="281" w:lineRule="auto"/>
        <w:ind w:left="720" w:right="400"/>
        <w:rPr>
          <w:rFonts w:ascii="Arial" w:eastAsia="Arial" w:hAnsi="Arial" w:cs="Arial"/>
          <w:b/>
          <w:bCs/>
          <w:sz w:val="20"/>
          <w:szCs w:val="20"/>
        </w:rPr>
      </w:pPr>
    </w:p>
    <w:p w:rsidR="00147734" w:rsidRDefault="00147734">
      <w:pPr>
        <w:spacing w:line="281" w:lineRule="auto"/>
        <w:ind w:left="720" w:right="400"/>
        <w:rPr>
          <w:rFonts w:ascii="Arial" w:eastAsia="Arial" w:hAnsi="Arial" w:cs="Arial"/>
          <w:b/>
          <w:bCs/>
          <w:sz w:val="20"/>
          <w:szCs w:val="20"/>
        </w:rPr>
      </w:pPr>
    </w:p>
    <w:p w:rsidR="00147734" w:rsidRDefault="00147734">
      <w:pPr>
        <w:spacing w:line="281" w:lineRule="auto"/>
        <w:ind w:left="720" w:right="400"/>
        <w:rPr>
          <w:rFonts w:ascii="Arial" w:eastAsia="Arial" w:hAnsi="Arial" w:cs="Arial"/>
          <w:b/>
          <w:bCs/>
          <w:sz w:val="20"/>
          <w:szCs w:val="20"/>
        </w:rPr>
      </w:pPr>
    </w:p>
    <w:p w:rsidR="00147734" w:rsidRDefault="00147734">
      <w:pPr>
        <w:spacing w:line="281" w:lineRule="auto"/>
        <w:ind w:left="720" w:right="400"/>
        <w:rPr>
          <w:rFonts w:ascii="Arial" w:eastAsia="Arial" w:hAnsi="Arial" w:cs="Arial"/>
          <w:b/>
          <w:bCs/>
          <w:sz w:val="20"/>
          <w:szCs w:val="20"/>
        </w:rPr>
      </w:pPr>
    </w:p>
    <w:p w:rsidR="00147734" w:rsidRDefault="00147734">
      <w:pPr>
        <w:spacing w:line="281" w:lineRule="auto"/>
        <w:ind w:left="720" w:right="400"/>
        <w:rPr>
          <w:rFonts w:ascii="Arial" w:eastAsia="Arial" w:hAnsi="Arial" w:cs="Arial"/>
          <w:b/>
          <w:bCs/>
          <w:sz w:val="20"/>
          <w:szCs w:val="20"/>
        </w:rPr>
      </w:pPr>
    </w:p>
    <w:p w:rsidR="006A4272" w:rsidRDefault="00277025">
      <w:pPr>
        <w:spacing w:line="281" w:lineRule="auto"/>
        <w:ind w:left="720" w:right="400"/>
        <w:rPr>
          <w:sz w:val="20"/>
          <w:szCs w:val="20"/>
        </w:rPr>
      </w:pPr>
      <w:r>
        <w:rPr>
          <w:rFonts w:ascii="Arial" w:eastAsia="Arial" w:hAnsi="Arial" w:cs="Arial"/>
          <w:b/>
          <w:bCs/>
          <w:sz w:val="20"/>
          <w:szCs w:val="20"/>
        </w:rPr>
        <w:t>Nota</w:t>
      </w:r>
      <w:r>
        <w:rPr>
          <w:rFonts w:ascii="Arial" w:eastAsia="Arial" w:hAnsi="Arial" w:cs="Arial"/>
          <w:sz w:val="20"/>
          <w:szCs w:val="20"/>
        </w:rPr>
        <w:t xml:space="preserve">: Al hacer ping a los URL que se indican, observe que el servidor de </w:t>
      </w:r>
      <w:r>
        <w:rPr>
          <w:rFonts w:ascii="Arial" w:eastAsia="Arial" w:hAnsi="Arial" w:cs="Arial"/>
          <w:sz w:val="20"/>
          <w:szCs w:val="20"/>
        </w:rPr>
        <w:t>nombres de dominio (DNS)</w:t>
      </w:r>
      <w:r>
        <w:rPr>
          <w:rFonts w:ascii="Arial" w:eastAsia="Arial" w:hAnsi="Arial" w:cs="Arial"/>
          <w:b/>
          <w:bCs/>
          <w:sz w:val="20"/>
          <w:szCs w:val="20"/>
        </w:rPr>
        <w:t xml:space="preserve"> </w:t>
      </w:r>
      <w:r>
        <w:rPr>
          <w:rFonts w:ascii="Arial" w:eastAsia="Arial" w:hAnsi="Arial" w:cs="Arial"/>
          <w:sz w:val="20"/>
          <w:szCs w:val="20"/>
        </w:rPr>
        <w:t>traduce el URL a una dirección IP. Observe la dirección IP recibida para cada URL.</w:t>
      </w:r>
    </w:p>
    <w:p w:rsidR="006A4272" w:rsidRDefault="006A4272">
      <w:pPr>
        <w:spacing w:line="42" w:lineRule="exact"/>
        <w:rPr>
          <w:sz w:val="20"/>
          <w:szCs w:val="20"/>
        </w:rPr>
      </w:pPr>
    </w:p>
    <w:p w:rsidR="006A4272" w:rsidRDefault="00277025">
      <w:pPr>
        <w:tabs>
          <w:tab w:val="left" w:pos="700"/>
        </w:tabs>
        <w:ind w:left="360"/>
        <w:rPr>
          <w:sz w:val="20"/>
          <w:szCs w:val="20"/>
        </w:rPr>
      </w:pPr>
      <w:r>
        <w:rPr>
          <w:rFonts w:ascii="Arial" w:eastAsia="Arial" w:hAnsi="Arial" w:cs="Arial"/>
          <w:sz w:val="20"/>
          <w:szCs w:val="20"/>
        </w:rPr>
        <w:t>d.</w:t>
      </w:r>
      <w:r>
        <w:rPr>
          <w:sz w:val="20"/>
          <w:szCs w:val="20"/>
        </w:rPr>
        <w:tab/>
      </w:r>
      <w:r>
        <w:rPr>
          <w:rFonts w:ascii="Arial" w:eastAsia="Arial" w:hAnsi="Arial" w:cs="Arial"/>
          <w:sz w:val="19"/>
          <w:szCs w:val="19"/>
        </w:rPr>
        <w:t xml:space="preserve">Puede detener la captura de datos haciendo clic en el ícono </w:t>
      </w:r>
      <w:r>
        <w:rPr>
          <w:rFonts w:ascii="Arial" w:eastAsia="Arial" w:hAnsi="Arial" w:cs="Arial"/>
          <w:b/>
          <w:bCs/>
          <w:sz w:val="19"/>
          <w:szCs w:val="19"/>
        </w:rPr>
        <w:t>Stop Capture</w:t>
      </w:r>
      <w:r>
        <w:rPr>
          <w:rFonts w:ascii="Arial" w:eastAsia="Arial" w:hAnsi="Arial" w:cs="Arial"/>
          <w:sz w:val="19"/>
          <w:szCs w:val="19"/>
        </w:rPr>
        <w:t xml:space="preserve"> (Detener captura).</w:t>
      </w:r>
    </w:p>
    <w:p w:rsidR="006A4272" w:rsidRDefault="00277025">
      <w:pPr>
        <w:spacing w:line="20" w:lineRule="exact"/>
        <w:rPr>
          <w:sz w:val="20"/>
          <w:szCs w:val="20"/>
        </w:rPr>
      </w:pPr>
      <w:r>
        <w:rPr>
          <w:noProof/>
          <w:sz w:val="20"/>
          <w:szCs w:val="20"/>
        </w:rPr>
        <w:drawing>
          <wp:anchor distT="0" distB="0" distL="114300" distR="114300" simplePos="0" relativeHeight="251664384" behindDoc="1" locked="0" layoutInCell="0" allowOverlap="1">
            <wp:simplePos x="0" y="0"/>
            <wp:positionH relativeFrom="column">
              <wp:posOffset>1979295</wp:posOffset>
            </wp:positionH>
            <wp:positionV relativeFrom="paragraph">
              <wp:posOffset>174625</wp:posOffset>
            </wp:positionV>
            <wp:extent cx="2501900" cy="95885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blip>
                    <a:srcRect/>
                    <a:stretch>
                      <a:fillRect/>
                    </a:stretch>
                  </pic:blipFill>
                  <pic:spPr bwMode="auto">
                    <a:xfrm>
                      <a:off x="0" y="0"/>
                      <a:ext cx="2501900" cy="958850"/>
                    </a:xfrm>
                    <a:prstGeom prst="rect">
                      <a:avLst/>
                    </a:prstGeom>
                    <a:noFill/>
                  </pic:spPr>
                </pic:pic>
              </a:graphicData>
            </a:graphic>
          </wp:anchor>
        </w:drawing>
      </w:r>
    </w:p>
    <w:p w:rsidR="006A4272" w:rsidRDefault="006A4272">
      <w:pPr>
        <w:sectPr w:rsidR="006A4272">
          <w:type w:val="continuous"/>
          <w:pgSz w:w="12240" w:h="15840"/>
          <w:pgMar w:top="754" w:right="1080" w:bottom="171" w:left="1080" w:header="0" w:footer="0" w:gutter="0"/>
          <w:cols w:space="720" w:equalWidth="0">
            <w:col w:w="10080"/>
          </w:cols>
        </w:sect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17" w:lineRule="exact"/>
        <w:rPr>
          <w:sz w:val="20"/>
          <w:szCs w:val="20"/>
        </w:rPr>
      </w:pPr>
    </w:p>
    <w:p w:rsidR="006A4272" w:rsidRDefault="00277025">
      <w:pPr>
        <w:tabs>
          <w:tab w:val="left" w:pos="8900"/>
        </w:tabs>
        <w:rPr>
          <w:sz w:val="20"/>
          <w:szCs w:val="20"/>
        </w:rPr>
      </w:pPr>
      <w:r>
        <w:rPr>
          <w:rFonts w:ascii="Arial" w:eastAsia="Arial" w:hAnsi="Arial" w:cs="Arial"/>
          <w:sz w:val="16"/>
          <w:szCs w:val="16"/>
        </w:rPr>
        <w:t xml:space="preserve">© 2018 Cisco </w:t>
      </w:r>
      <w:r>
        <w:rPr>
          <w:rFonts w:ascii="Arial" w:eastAsia="Arial" w:hAnsi="Arial" w:cs="Arial"/>
          <w:sz w:val="16"/>
          <w:szCs w:val="16"/>
        </w:rPr>
        <w:t>y/o sus filiales. Todos los derechos reservados. Este documento es información pública de Cisco.</w:t>
      </w:r>
      <w:r>
        <w:rPr>
          <w:sz w:val="20"/>
          <w:szCs w:val="20"/>
        </w:rPr>
        <w:tab/>
      </w:r>
      <w:r>
        <w:rPr>
          <w:rFonts w:ascii="Arial" w:eastAsia="Arial" w:hAnsi="Arial" w:cs="Arial"/>
          <w:sz w:val="15"/>
          <w:szCs w:val="15"/>
        </w:rPr>
        <w:t xml:space="preserve">Página </w:t>
      </w:r>
      <w:r>
        <w:rPr>
          <w:rFonts w:ascii="Arial" w:eastAsia="Arial" w:hAnsi="Arial" w:cs="Arial"/>
          <w:b/>
          <w:bCs/>
          <w:sz w:val="15"/>
          <w:szCs w:val="15"/>
        </w:rPr>
        <w:t>11</w:t>
      </w:r>
      <w:r>
        <w:rPr>
          <w:rFonts w:ascii="Arial" w:eastAsia="Arial" w:hAnsi="Arial" w:cs="Arial"/>
          <w:sz w:val="15"/>
          <w:szCs w:val="15"/>
        </w:rPr>
        <w:t xml:space="preserve"> de </w:t>
      </w:r>
      <w:r>
        <w:rPr>
          <w:rFonts w:ascii="Arial" w:eastAsia="Arial" w:hAnsi="Arial" w:cs="Arial"/>
          <w:b/>
          <w:bCs/>
          <w:sz w:val="15"/>
          <w:szCs w:val="15"/>
        </w:rPr>
        <w:t>18</w:t>
      </w:r>
    </w:p>
    <w:p w:rsidR="006A4272" w:rsidRDefault="006A4272">
      <w:pPr>
        <w:sectPr w:rsidR="006A4272">
          <w:type w:val="continuous"/>
          <w:pgSz w:w="12240" w:h="15840"/>
          <w:pgMar w:top="754" w:right="1080" w:bottom="171" w:left="1080" w:header="0" w:footer="0" w:gutter="0"/>
          <w:cols w:space="720" w:equalWidth="0">
            <w:col w:w="10080"/>
          </w:cols>
        </w:sectPr>
      </w:pPr>
    </w:p>
    <w:p w:rsidR="006A4272" w:rsidRDefault="00277025">
      <w:pPr>
        <w:rPr>
          <w:sz w:val="20"/>
          <w:szCs w:val="20"/>
        </w:rPr>
      </w:pPr>
      <w:bookmarkStart w:id="11" w:name="page12"/>
      <w:bookmarkEnd w:id="11"/>
      <w:r>
        <w:rPr>
          <w:rFonts w:ascii="Arial" w:eastAsia="Arial" w:hAnsi="Arial" w:cs="Arial"/>
          <w:b/>
          <w:bCs/>
          <w:sz w:val="19"/>
          <w:szCs w:val="19"/>
        </w:rPr>
        <w:t>Práctica de laboratorio: Uso de Wireshark para ver el tráfico de la red</w:t>
      </w:r>
    </w:p>
    <w:p w:rsidR="006A4272" w:rsidRDefault="00277025">
      <w:pPr>
        <w:spacing w:line="20" w:lineRule="exact"/>
        <w:rPr>
          <w:sz w:val="20"/>
          <w:szCs w:val="20"/>
        </w:rPr>
      </w:pPr>
      <w:r>
        <w:rPr>
          <w:noProof/>
          <w:sz w:val="20"/>
          <w:szCs w:val="20"/>
        </w:rPr>
        <mc:AlternateContent>
          <mc:Choice Requires="wps">
            <w:drawing>
              <wp:anchor distT="0" distB="0" distL="114300" distR="114300" simplePos="0" relativeHeight="251665408" behindDoc="1" locked="0" layoutInCell="0" allowOverlap="1">
                <wp:simplePos x="0" y="0"/>
                <wp:positionH relativeFrom="column">
                  <wp:posOffset>-17780</wp:posOffset>
                </wp:positionH>
                <wp:positionV relativeFrom="paragraph">
                  <wp:posOffset>71755</wp:posOffset>
                </wp:positionV>
                <wp:extent cx="6497320" cy="0"/>
                <wp:effectExtent l="0" t="0" r="0" b="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97320" cy="4763"/>
                        </a:xfrm>
                        <a:prstGeom prst="line">
                          <a:avLst/>
                        </a:prstGeom>
                        <a:solidFill>
                          <a:srgbClr val="FFFFFF"/>
                        </a:solidFill>
                        <a:ln w="27431">
                          <a:solidFill>
                            <a:srgbClr val="000000"/>
                          </a:solidFill>
                          <a:miter lim="800000"/>
                          <a:headEnd/>
                          <a:tailEnd/>
                        </a:ln>
                      </wps:spPr>
                      <wps:bodyPr/>
                    </wps:wsp>
                  </a:graphicData>
                </a:graphic>
              </wp:anchor>
            </w:drawing>
          </mc:Choice>
          <mc:Fallback>
            <w:pict>
              <v:line w14:anchorId="1670187C" id="Shape 32" o:spid="_x0000_s1026" style="position:absolute;z-index:-251651072;visibility:visible;mso-wrap-style:square;mso-wrap-distance-left:9pt;mso-wrap-distance-top:0;mso-wrap-distance-right:9pt;mso-wrap-distance-bottom:0;mso-position-horizontal:absolute;mso-position-horizontal-relative:text;mso-position-vertical:absolute;mso-position-vertical-relative:text" from="-1.4pt,5.65pt" to="510.2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" o:allowincell="f" filled="t" strokeweight=".76197mm">
                <v:stroke joinstyle="miter"/>
                <o:lock v:ext="edit" shapetype="f"/>
              </v:line>
            </w:pict>
          </mc:Fallback>
        </mc:AlternateContent>
      </w:r>
    </w:p>
    <w:p w:rsidR="006A4272" w:rsidRDefault="006A4272">
      <w:pPr>
        <w:sectPr w:rsidR="006A4272">
          <w:pgSz w:w="12240" w:h="15840"/>
          <w:pgMar w:top="754" w:right="1080" w:bottom="171" w:left="1080" w:header="0" w:footer="0" w:gutter="0"/>
          <w:cols w:space="720" w:equalWidth="0">
            <w:col w:w="10080"/>
          </w:cols>
        </w:sectPr>
      </w:pPr>
    </w:p>
    <w:p w:rsidR="006A4272" w:rsidRDefault="006A4272">
      <w:pPr>
        <w:spacing w:line="200" w:lineRule="exact"/>
        <w:rPr>
          <w:sz w:val="20"/>
          <w:szCs w:val="20"/>
        </w:rPr>
      </w:pPr>
    </w:p>
    <w:p w:rsidR="006A4272" w:rsidRDefault="006A4272">
      <w:pPr>
        <w:spacing w:line="239" w:lineRule="exact"/>
        <w:rPr>
          <w:sz w:val="20"/>
          <w:szCs w:val="20"/>
        </w:rPr>
      </w:pPr>
    </w:p>
    <w:p w:rsidR="006A4272" w:rsidRDefault="00277025">
      <w:pPr>
        <w:rPr>
          <w:sz w:val="20"/>
          <w:szCs w:val="20"/>
        </w:rPr>
      </w:pPr>
      <w:r>
        <w:rPr>
          <w:rFonts w:ascii="Arial" w:eastAsia="Arial" w:hAnsi="Arial" w:cs="Arial"/>
          <w:b/>
          <w:bCs/>
        </w:rPr>
        <w:t>Paso 2: Inspeccione y analice</w:t>
      </w:r>
      <w:r>
        <w:rPr>
          <w:rFonts w:ascii="Arial" w:eastAsia="Arial" w:hAnsi="Arial" w:cs="Arial"/>
          <w:b/>
          <w:bCs/>
        </w:rPr>
        <w:t xml:space="preserve"> los datos de los hosts remotos</w:t>
      </w:r>
    </w:p>
    <w:p w:rsidR="006A4272" w:rsidRDefault="006A4272">
      <w:pPr>
        <w:spacing w:line="167" w:lineRule="exact"/>
        <w:rPr>
          <w:sz w:val="20"/>
          <w:szCs w:val="20"/>
        </w:rPr>
      </w:pPr>
    </w:p>
    <w:p w:rsidR="006A4272" w:rsidRDefault="00277025">
      <w:pPr>
        <w:numPr>
          <w:ilvl w:val="0"/>
          <w:numId w:val="13"/>
        </w:numPr>
        <w:tabs>
          <w:tab w:val="left" w:pos="720"/>
        </w:tabs>
        <w:spacing w:line="257" w:lineRule="auto"/>
        <w:ind w:left="720" w:right="100" w:hanging="360"/>
        <w:rPr>
          <w:rFonts w:ascii="Arial" w:eastAsia="Arial" w:hAnsi="Arial" w:cs="Arial"/>
          <w:sz w:val="20"/>
          <w:szCs w:val="20"/>
        </w:rPr>
      </w:pPr>
      <w:r>
        <w:rPr>
          <w:rFonts w:ascii="Arial" w:eastAsia="Arial" w:hAnsi="Arial" w:cs="Arial"/>
          <w:sz w:val="20"/>
          <w:szCs w:val="20"/>
        </w:rPr>
        <w:t>Revise los datos capturados en Wireshark y examine las direcciones IP y MAC de las tres ubicaciones a las que hizo ping. Indique las direcciones IP y MAC de destino para las tres ubicaciones en el espacio proporcionado.</w:t>
      </w:r>
    </w:p>
    <w:p w:rsidR="006A4272" w:rsidRDefault="006A4272">
      <w:pPr>
        <w:spacing w:line="39" w:lineRule="exact"/>
        <w:rPr>
          <w:rFonts w:ascii="Arial" w:eastAsia="Arial" w:hAnsi="Arial" w:cs="Arial"/>
          <w:sz w:val="20"/>
          <w:szCs w:val="20"/>
        </w:rPr>
      </w:pPr>
    </w:p>
    <w:p w:rsidR="006A4272" w:rsidRDefault="00277025">
      <w:pPr>
        <w:ind w:left="720"/>
        <w:rPr>
          <w:rFonts w:ascii="Arial" w:eastAsia="Arial" w:hAnsi="Arial" w:cs="Arial"/>
          <w:sz w:val="20"/>
          <w:szCs w:val="20"/>
        </w:rPr>
      </w:pPr>
      <w:r>
        <w:rPr>
          <w:rFonts w:ascii="Arial" w:eastAsia="Arial" w:hAnsi="Arial" w:cs="Arial"/>
          <w:sz w:val="20"/>
          <w:szCs w:val="20"/>
        </w:rPr>
        <w:t>1.</w:t>
      </w:r>
      <w:r>
        <w:rPr>
          <w:rFonts w:ascii="Arial" w:eastAsia="Arial" w:hAnsi="Arial" w:cs="Arial"/>
          <w:sz w:val="25"/>
          <w:szCs w:val="25"/>
          <w:vertAlign w:val="superscript"/>
        </w:rPr>
        <w:t>a</w:t>
      </w:r>
      <w:r>
        <w:rPr>
          <w:rFonts w:ascii="Arial" w:eastAsia="Arial" w:hAnsi="Arial" w:cs="Arial"/>
          <w:sz w:val="20"/>
          <w:szCs w:val="20"/>
        </w:rPr>
        <w:t xml:space="preserve"> ubicación:   IP: </w:t>
      </w:r>
      <w:r w:rsidR="00885C27" w:rsidRPr="005D0FF1">
        <w:rPr>
          <w:rFonts w:ascii="Arial" w:eastAsia="Arial" w:hAnsi="Arial" w:cs="Arial"/>
          <w:color w:val="FF0000"/>
          <w:sz w:val="19"/>
          <w:szCs w:val="19"/>
        </w:rPr>
        <w:t xml:space="preserve">72.30.35.9 </w:t>
      </w:r>
      <w:r>
        <w:rPr>
          <w:rFonts w:ascii="Arial" w:eastAsia="Arial" w:hAnsi="Arial" w:cs="Arial"/>
          <w:sz w:val="20"/>
          <w:szCs w:val="20"/>
        </w:rPr>
        <w:t xml:space="preserve">MAC: </w:t>
      </w:r>
      <w:proofErr w:type="gramStart"/>
      <w:r w:rsidR="00885C27" w:rsidRPr="005D0FF1">
        <w:rPr>
          <w:rFonts w:ascii="Arial" w:eastAsia="Arial" w:hAnsi="Arial" w:cs="Arial"/>
          <w:color w:val="FF0000"/>
          <w:sz w:val="20"/>
          <w:szCs w:val="20"/>
        </w:rPr>
        <w:t>00:1a</w:t>
      </w:r>
      <w:proofErr w:type="gramEnd"/>
      <w:r w:rsidR="00885C27" w:rsidRPr="005D0FF1">
        <w:rPr>
          <w:rFonts w:ascii="Arial" w:eastAsia="Arial" w:hAnsi="Arial" w:cs="Arial"/>
          <w:color w:val="FF0000"/>
          <w:sz w:val="20"/>
          <w:szCs w:val="20"/>
        </w:rPr>
        <w:t>:1e:01:2e:80</w:t>
      </w:r>
    </w:p>
    <w:p w:rsidR="006A4272" w:rsidRDefault="006A4272">
      <w:pPr>
        <w:spacing w:line="80" w:lineRule="exact"/>
        <w:rPr>
          <w:rFonts w:ascii="Arial" w:eastAsia="Arial" w:hAnsi="Arial" w:cs="Arial"/>
          <w:sz w:val="20"/>
          <w:szCs w:val="20"/>
        </w:rPr>
      </w:pPr>
    </w:p>
    <w:p w:rsidR="006A4272" w:rsidRDefault="00277025">
      <w:pPr>
        <w:ind w:left="720"/>
        <w:rPr>
          <w:rFonts w:ascii="Arial" w:eastAsia="Arial" w:hAnsi="Arial" w:cs="Arial"/>
          <w:sz w:val="20"/>
          <w:szCs w:val="20"/>
        </w:rPr>
      </w:pPr>
      <w:r>
        <w:rPr>
          <w:rFonts w:ascii="Arial" w:eastAsia="Arial" w:hAnsi="Arial" w:cs="Arial"/>
          <w:sz w:val="20"/>
          <w:szCs w:val="20"/>
        </w:rPr>
        <w:t>2.</w:t>
      </w:r>
      <w:r>
        <w:rPr>
          <w:rFonts w:ascii="Arial" w:eastAsia="Arial" w:hAnsi="Arial" w:cs="Arial"/>
          <w:sz w:val="25"/>
          <w:szCs w:val="25"/>
          <w:vertAlign w:val="superscript"/>
        </w:rPr>
        <w:t>a</w:t>
      </w:r>
      <w:r>
        <w:rPr>
          <w:rFonts w:ascii="Arial" w:eastAsia="Arial" w:hAnsi="Arial" w:cs="Arial"/>
          <w:sz w:val="20"/>
          <w:szCs w:val="20"/>
        </w:rPr>
        <w:t xml:space="preserve"> ubicación:   IP: </w:t>
      </w:r>
      <w:r w:rsidR="00885C27" w:rsidRPr="005D0FF1">
        <w:rPr>
          <w:rFonts w:ascii="Arial" w:eastAsia="Arial" w:hAnsi="Arial" w:cs="Arial"/>
          <w:color w:val="FF0000"/>
          <w:sz w:val="19"/>
          <w:szCs w:val="19"/>
        </w:rPr>
        <w:t>23.3.21.137</w:t>
      </w:r>
      <w:r w:rsidRPr="005D0FF1">
        <w:rPr>
          <w:rFonts w:ascii="Arial" w:eastAsia="Arial" w:hAnsi="Arial" w:cs="Arial"/>
          <w:color w:val="FF0000"/>
          <w:sz w:val="20"/>
          <w:szCs w:val="20"/>
        </w:rPr>
        <w:t xml:space="preserve"> </w:t>
      </w:r>
      <w:r>
        <w:rPr>
          <w:rFonts w:ascii="Arial" w:eastAsia="Arial" w:hAnsi="Arial" w:cs="Arial"/>
          <w:sz w:val="20"/>
          <w:szCs w:val="20"/>
        </w:rPr>
        <w:t>MAC</w:t>
      </w:r>
      <w:r w:rsidRPr="005D0FF1">
        <w:rPr>
          <w:rFonts w:ascii="Arial" w:eastAsia="Arial" w:hAnsi="Arial" w:cs="Arial"/>
          <w:color w:val="FF0000"/>
          <w:sz w:val="20"/>
          <w:szCs w:val="20"/>
        </w:rPr>
        <w:t>:</w:t>
      </w:r>
      <w:r w:rsidR="00885C27" w:rsidRPr="005D0FF1">
        <w:rPr>
          <w:rFonts w:ascii="Arial" w:eastAsia="Arial" w:hAnsi="Arial" w:cs="Arial"/>
          <w:color w:val="FF0000"/>
          <w:sz w:val="20"/>
          <w:szCs w:val="20"/>
        </w:rPr>
        <w:t xml:space="preserve"> </w:t>
      </w:r>
      <w:proofErr w:type="gramStart"/>
      <w:r w:rsidR="00885C27" w:rsidRPr="005D0FF1">
        <w:rPr>
          <w:rFonts w:ascii="Arial" w:eastAsia="Arial" w:hAnsi="Arial" w:cs="Arial"/>
          <w:color w:val="FF0000"/>
          <w:sz w:val="20"/>
          <w:szCs w:val="20"/>
        </w:rPr>
        <w:t>00:1a</w:t>
      </w:r>
      <w:proofErr w:type="gramEnd"/>
      <w:r w:rsidR="00885C27" w:rsidRPr="005D0FF1">
        <w:rPr>
          <w:rFonts w:ascii="Arial" w:eastAsia="Arial" w:hAnsi="Arial" w:cs="Arial"/>
          <w:color w:val="FF0000"/>
          <w:sz w:val="20"/>
          <w:szCs w:val="20"/>
        </w:rPr>
        <w:t>:1e:01:2e:80</w:t>
      </w:r>
    </w:p>
    <w:p w:rsidR="006A4272" w:rsidRDefault="006A4272">
      <w:pPr>
        <w:spacing w:line="62" w:lineRule="exact"/>
        <w:rPr>
          <w:rFonts w:ascii="Arial" w:eastAsia="Arial" w:hAnsi="Arial" w:cs="Arial"/>
          <w:sz w:val="20"/>
          <w:szCs w:val="20"/>
        </w:rPr>
      </w:pPr>
    </w:p>
    <w:p w:rsidR="006A4272" w:rsidRPr="00147734" w:rsidRDefault="00277025" w:rsidP="00147734">
      <w:pPr>
        <w:tabs>
          <w:tab w:val="left" w:pos="1060"/>
        </w:tabs>
        <w:ind w:left="720"/>
        <w:rPr>
          <w:sz w:val="20"/>
          <w:szCs w:val="20"/>
        </w:rPr>
      </w:pPr>
      <w:r>
        <w:rPr>
          <w:rFonts w:ascii="Arial" w:eastAsia="Arial" w:hAnsi="Arial" w:cs="Arial"/>
          <w:sz w:val="20"/>
          <w:szCs w:val="20"/>
        </w:rPr>
        <w:t>3.</w:t>
      </w:r>
      <w:r>
        <w:rPr>
          <w:rFonts w:ascii="Arial" w:eastAsia="Arial" w:hAnsi="Arial" w:cs="Arial"/>
          <w:sz w:val="25"/>
          <w:szCs w:val="25"/>
          <w:vertAlign w:val="superscript"/>
        </w:rPr>
        <w:t>a</w:t>
      </w:r>
      <w:r>
        <w:rPr>
          <w:rFonts w:ascii="Arial" w:eastAsia="Arial" w:hAnsi="Arial" w:cs="Arial"/>
          <w:sz w:val="20"/>
          <w:szCs w:val="20"/>
        </w:rPr>
        <w:t xml:space="preserve"> ubicación:   IP</w:t>
      </w:r>
      <w:r w:rsidRPr="005D0FF1">
        <w:rPr>
          <w:rFonts w:ascii="Arial" w:eastAsia="Arial" w:hAnsi="Arial" w:cs="Arial"/>
          <w:color w:val="FF0000"/>
          <w:sz w:val="20"/>
          <w:szCs w:val="20"/>
        </w:rPr>
        <w:t xml:space="preserve">: </w:t>
      </w:r>
      <w:r w:rsidR="00147734" w:rsidRPr="005D0FF1">
        <w:rPr>
          <w:rFonts w:ascii="Arial" w:eastAsia="Arial" w:hAnsi="Arial" w:cs="Arial"/>
          <w:color w:val="FF0000"/>
          <w:sz w:val="19"/>
          <w:szCs w:val="19"/>
        </w:rPr>
        <w:t>216.58.194.100</w:t>
      </w:r>
      <w:r w:rsidR="00147734" w:rsidRPr="005D0FF1">
        <w:rPr>
          <w:color w:val="FF0000"/>
          <w:sz w:val="20"/>
          <w:szCs w:val="20"/>
        </w:rPr>
        <w:t xml:space="preserve"> </w:t>
      </w:r>
      <w:r>
        <w:rPr>
          <w:rFonts w:ascii="Arial" w:eastAsia="Arial" w:hAnsi="Arial" w:cs="Arial"/>
          <w:sz w:val="20"/>
          <w:szCs w:val="20"/>
        </w:rPr>
        <w:t>MAC</w:t>
      </w:r>
      <w:r w:rsidRPr="005D0FF1">
        <w:rPr>
          <w:rFonts w:ascii="Arial" w:eastAsia="Arial" w:hAnsi="Arial" w:cs="Arial"/>
          <w:color w:val="FF0000"/>
          <w:sz w:val="20"/>
          <w:szCs w:val="20"/>
        </w:rPr>
        <w:t xml:space="preserve">: </w:t>
      </w:r>
      <w:proofErr w:type="gramStart"/>
      <w:r w:rsidR="00885C27" w:rsidRPr="005D0FF1">
        <w:rPr>
          <w:rFonts w:ascii="Arial" w:eastAsia="Arial" w:hAnsi="Arial" w:cs="Arial"/>
          <w:color w:val="FF0000"/>
          <w:sz w:val="20"/>
          <w:szCs w:val="20"/>
        </w:rPr>
        <w:t>00:1a</w:t>
      </w:r>
      <w:proofErr w:type="gramEnd"/>
      <w:r w:rsidR="00885C27" w:rsidRPr="005D0FF1">
        <w:rPr>
          <w:rFonts w:ascii="Arial" w:eastAsia="Arial" w:hAnsi="Arial" w:cs="Arial"/>
          <w:color w:val="FF0000"/>
          <w:sz w:val="20"/>
          <w:szCs w:val="20"/>
        </w:rPr>
        <w:t>:1e:01:2e:80</w:t>
      </w:r>
    </w:p>
    <w:p w:rsidR="006A4272" w:rsidRDefault="006A4272">
      <w:pPr>
        <w:spacing w:line="78" w:lineRule="exact"/>
        <w:rPr>
          <w:rFonts w:ascii="Arial" w:eastAsia="Arial" w:hAnsi="Arial" w:cs="Arial"/>
          <w:sz w:val="20"/>
          <w:szCs w:val="20"/>
        </w:rPr>
      </w:pPr>
    </w:p>
    <w:p w:rsidR="006A4272" w:rsidRDefault="00277025">
      <w:pPr>
        <w:numPr>
          <w:ilvl w:val="0"/>
          <w:numId w:val="13"/>
        </w:numPr>
        <w:tabs>
          <w:tab w:val="left" w:pos="720"/>
        </w:tabs>
        <w:ind w:left="720" w:hanging="360"/>
        <w:rPr>
          <w:rFonts w:ascii="Arial" w:eastAsia="Arial" w:hAnsi="Arial" w:cs="Arial"/>
          <w:sz w:val="20"/>
          <w:szCs w:val="20"/>
        </w:rPr>
      </w:pPr>
      <w:r>
        <w:rPr>
          <w:rFonts w:ascii="Arial" w:eastAsia="Arial" w:hAnsi="Arial" w:cs="Arial"/>
          <w:sz w:val="20"/>
          <w:szCs w:val="20"/>
        </w:rPr>
        <w:t xml:space="preserve">¿Qué es </w:t>
      </w:r>
      <w:r>
        <w:rPr>
          <w:rFonts w:ascii="Arial" w:eastAsia="Arial" w:hAnsi="Arial" w:cs="Arial"/>
          <w:sz w:val="20"/>
          <w:szCs w:val="20"/>
        </w:rPr>
        <w:t>importante sobre esta información?</w:t>
      </w:r>
    </w:p>
    <w:p w:rsidR="006A4272" w:rsidRDefault="006A4272">
      <w:pPr>
        <w:spacing w:line="115" w:lineRule="exact"/>
        <w:rPr>
          <w:rFonts w:ascii="Arial" w:eastAsia="Arial" w:hAnsi="Arial" w:cs="Arial"/>
          <w:sz w:val="20"/>
          <w:szCs w:val="20"/>
        </w:rPr>
      </w:pPr>
    </w:p>
    <w:p w:rsidR="006A4272" w:rsidRPr="005D0FF1" w:rsidRDefault="00885C27">
      <w:pPr>
        <w:ind w:left="720"/>
        <w:rPr>
          <w:rFonts w:ascii="Arial" w:eastAsia="Arial" w:hAnsi="Arial" w:cs="Arial"/>
          <w:color w:val="FF0000"/>
          <w:sz w:val="20"/>
          <w:szCs w:val="20"/>
        </w:rPr>
      </w:pPr>
      <w:r w:rsidRPr="005D0FF1">
        <w:rPr>
          <w:rFonts w:ascii="Arial" w:eastAsia="Arial" w:hAnsi="Arial" w:cs="Arial"/>
          <w:color w:val="FF0000"/>
          <w:sz w:val="19"/>
          <w:szCs w:val="19"/>
        </w:rPr>
        <w:t>Parece que todas nos regresan las mismas direcciones MAC, pudiera ser que todas están en un mismo centro de datos.</w:t>
      </w:r>
      <w:r w:rsidR="005D0FF1" w:rsidRPr="005D0FF1">
        <w:rPr>
          <w:rFonts w:ascii="Arial" w:eastAsia="Arial" w:hAnsi="Arial" w:cs="Arial"/>
          <w:color w:val="FF0000"/>
          <w:sz w:val="19"/>
          <w:szCs w:val="19"/>
        </w:rPr>
        <w:t>, pero la verdad no sabemos el por qué nos regresa la misma.</w:t>
      </w:r>
    </w:p>
    <w:p w:rsidR="006A4272" w:rsidRDefault="006A4272">
      <w:pPr>
        <w:spacing w:line="131" w:lineRule="exact"/>
        <w:rPr>
          <w:rFonts w:ascii="Arial" w:eastAsia="Arial" w:hAnsi="Arial" w:cs="Arial"/>
          <w:sz w:val="20"/>
          <w:szCs w:val="20"/>
        </w:rPr>
      </w:pPr>
    </w:p>
    <w:p w:rsidR="006A4272" w:rsidRDefault="00277025">
      <w:pPr>
        <w:numPr>
          <w:ilvl w:val="0"/>
          <w:numId w:val="13"/>
        </w:numPr>
        <w:tabs>
          <w:tab w:val="left" w:pos="720"/>
        </w:tabs>
        <w:ind w:left="720" w:hanging="360"/>
        <w:rPr>
          <w:rFonts w:ascii="Arial" w:eastAsia="Arial" w:hAnsi="Arial" w:cs="Arial"/>
          <w:sz w:val="20"/>
          <w:szCs w:val="20"/>
        </w:rPr>
      </w:pPr>
      <w:r>
        <w:rPr>
          <w:rFonts w:ascii="Arial" w:eastAsia="Arial" w:hAnsi="Arial" w:cs="Arial"/>
          <w:sz w:val="20"/>
          <w:szCs w:val="20"/>
        </w:rPr>
        <w:t>¿En qué se diferencia esta información de la información de ping local que recibió en la parte 1?</w:t>
      </w:r>
    </w:p>
    <w:p w:rsidR="006A4272" w:rsidRPr="005D0FF1" w:rsidRDefault="006A4272">
      <w:pPr>
        <w:spacing w:line="120" w:lineRule="exact"/>
        <w:rPr>
          <w:rFonts w:ascii="Arial" w:eastAsia="Arial" w:hAnsi="Arial" w:cs="Arial"/>
          <w:color w:val="FF0000"/>
          <w:sz w:val="20"/>
          <w:szCs w:val="20"/>
        </w:rPr>
      </w:pPr>
    </w:p>
    <w:p w:rsidR="006A4272" w:rsidRDefault="005D0FF1" w:rsidP="005D0FF1">
      <w:pPr>
        <w:ind w:firstLine="720"/>
        <w:rPr>
          <w:rFonts w:ascii="Arial" w:eastAsia="Arial" w:hAnsi="Arial" w:cs="Arial"/>
          <w:sz w:val="20"/>
          <w:szCs w:val="20"/>
        </w:rPr>
      </w:pPr>
      <w:r w:rsidRPr="005D0FF1">
        <w:rPr>
          <w:rFonts w:ascii="Arial" w:eastAsia="Arial" w:hAnsi="Arial" w:cs="Arial"/>
          <w:color w:val="FF0000"/>
          <w:sz w:val="19"/>
          <w:szCs w:val="19"/>
        </w:rPr>
        <w:t>Realmente la información era muy parecida</w:t>
      </w:r>
      <w:r w:rsidRPr="005D0FF1">
        <w:rPr>
          <w:rFonts w:ascii="Arial" w:eastAsia="Arial" w:hAnsi="Arial" w:cs="Arial"/>
          <w:color w:val="FF0000"/>
          <w:sz w:val="19"/>
          <w:szCs w:val="19"/>
        </w:rPr>
        <w:tab/>
        <w:t>no notamos demasiada diferencia</w:t>
      </w:r>
      <w:r>
        <w:rPr>
          <w:rFonts w:ascii="Arial" w:eastAsia="Arial" w:hAnsi="Arial" w:cs="Arial"/>
          <w:color w:val="FF0000"/>
          <w:sz w:val="19"/>
          <w:szCs w:val="19"/>
        </w:rPr>
        <w:t>,</w:t>
      </w:r>
      <w:r w:rsidRPr="005D0FF1">
        <w:rPr>
          <w:rFonts w:ascii="Arial" w:eastAsia="Arial" w:hAnsi="Arial" w:cs="Arial"/>
          <w:color w:val="FF0000"/>
          <w:sz w:val="19"/>
          <w:szCs w:val="19"/>
        </w:rPr>
        <w:t xml:space="preserve"> obviamente el cambio es en los IP y en las direcciones MAC</w:t>
      </w:r>
      <w:r>
        <w:rPr>
          <w:rFonts w:ascii="Arial" w:eastAsia="Arial" w:hAnsi="Arial" w:cs="Arial"/>
          <w:color w:val="FF0000"/>
          <w:sz w:val="19"/>
          <w:szCs w:val="19"/>
        </w:rPr>
        <w:t xml:space="preserve"> que se muestran ya que en la solicitud de pings locales nos regresa la MAC de la tarjeta NIC destino, y si es remoto nos regresa la dirección MAC de el Gateway predeterminado.</w:t>
      </w:r>
      <w:r w:rsidR="00277025" w:rsidRPr="005D0FF1">
        <w:rPr>
          <w:rFonts w:ascii="Arial" w:eastAsia="Arial" w:hAnsi="Arial" w:cs="Arial"/>
          <w:color w:val="FF0000"/>
          <w:sz w:val="19"/>
          <w:szCs w:val="19"/>
        </w:rPr>
        <w:t>______</w:t>
      </w:r>
      <w:r w:rsidR="00277025">
        <w:rPr>
          <w:rFonts w:ascii="Arial" w:eastAsia="Arial" w:hAnsi="Arial" w:cs="Arial"/>
          <w:sz w:val="19"/>
          <w:szCs w:val="19"/>
        </w:rPr>
        <w:t>__________________________________________________________________________</w:t>
      </w:r>
    </w:p>
    <w:p w:rsidR="006A4272" w:rsidRDefault="006A4272">
      <w:pPr>
        <w:spacing w:line="244" w:lineRule="exact"/>
        <w:rPr>
          <w:sz w:val="20"/>
          <w:szCs w:val="20"/>
        </w:rPr>
      </w:pPr>
    </w:p>
    <w:p w:rsidR="006A4272" w:rsidRDefault="00277025">
      <w:pPr>
        <w:rPr>
          <w:sz w:val="20"/>
          <w:szCs w:val="20"/>
        </w:rPr>
      </w:pPr>
      <w:r>
        <w:rPr>
          <w:rFonts w:ascii="Arial" w:eastAsia="Arial" w:hAnsi="Arial" w:cs="Arial"/>
          <w:b/>
          <w:bCs/>
          <w:sz w:val="24"/>
          <w:szCs w:val="24"/>
        </w:rPr>
        <w:t>Reflexión</w:t>
      </w:r>
    </w:p>
    <w:p w:rsidR="006A4272" w:rsidRDefault="006A4272">
      <w:pPr>
        <w:spacing w:line="130" w:lineRule="exact"/>
        <w:rPr>
          <w:sz w:val="20"/>
          <w:szCs w:val="20"/>
        </w:rPr>
      </w:pPr>
    </w:p>
    <w:p w:rsidR="006A4272" w:rsidRDefault="00277025">
      <w:pPr>
        <w:spacing w:line="278" w:lineRule="auto"/>
        <w:ind w:left="360" w:right="40"/>
        <w:rPr>
          <w:rFonts w:ascii="Arial" w:eastAsia="Arial" w:hAnsi="Arial" w:cs="Arial"/>
          <w:sz w:val="20"/>
          <w:szCs w:val="20"/>
        </w:rPr>
      </w:pPr>
      <w:r>
        <w:rPr>
          <w:rFonts w:ascii="Arial" w:eastAsia="Arial" w:hAnsi="Arial" w:cs="Arial"/>
          <w:sz w:val="20"/>
          <w:szCs w:val="20"/>
        </w:rPr>
        <w:t>¿Por qué Wireshark muestra la dirección MAC vigente de los hosts locales, pero no la dirección MAC vigente d</w:t>
      </w:r>
      <w:r>
        <w:rPr>
          <w:rFonts w:ascii="Arial" w:eastAsia="Arial" w:hAnsi="Arial" w:cs="Arial"/>
          <w:sz w:val="20"/>
          <w:szCs w:val="20"/>
        </w:rPr>
        <w:t>e los hosts remotos?</w:t>
      </w:r>
    </w:p>
    <w:p w:rsidR="005D0FF1" w:rsidRPr="005D0FF1" w:rsidRDefault="005D0FF1">
      <w:pPr>
        <w:spacing w:line="278" w:lineRule="auto"/>
        <w:ind w:left="360" w:right="40"/>
        <w:rPr>
          <w:color w:val="FF0000"/>
          <w:sz w:val="20"/>
          <w:szCs w:val="20"/>
        </w:rPr>
      </w:pPr>
      <w:r w:rsidRPr="005D0FF1">
        <w:rPr>
          <w:color w:val="FF0000"/>
          <w:sz w:val="20"/>
          <w:szCs w:val="20"/>
        </w:rPr>
        <w:t xml:space="preserve">Porque para el envío de mensajes remotos se va perdiendo, sólo se necesita la </w:t>
      </w:r>
      <w:proofErr w:type="spellStart"/>
      <w:r w:rsidRPr="005D0FF1">
        <w:rPr>
          <w:color w:val="FF0000"/>
          <w:sz w:val="20"/>
          <w:szCs w:val="20"/>
        </w:rPr>
        <w:t>ip</w:t>
      </w:r>
      <w:proofErr w:type="spellEnd"/>
      <w:r w:rsidRPr="005D0FF1">
        <w:rPr>
          <w:color w:val="FF0000"/>
          <w:sz w:val="20"/>
          <w:szCs w:val="20"/>
        </w:rPr>
        <w:t>, y a través de los saltos la dirección MAC se va reemplazando y al final se queda con la dirección MAC del Gateway Predeterminado.</w:t>
      </w:r>
    </w:p>
    <w:p w:rsidR="006A4272" w:rsidRDefault="006A4272">
      <w:pPr>
        <w:spacing w:line="48" w:lineRule="exact"/>
        <w:rPr>
          <w:sz w:val="20"/>
          <w:szCs w:val="20"/>
        </w:rPr>
      </w:pPr>
    </w:p>
    <w:p w:rsidR="006A4272" w:rsidRDefault="006A4272">
      <w:pPr>
        <w:spacing w:line="233" w:lineRule="exact"/>
        <w:rPr>
          <w:sz w:val="20"/>
          <w:szCs w:val="20"/>
        </w:rPr>
      </w:pPr>
    </w:p>
    <w:p w:rsidR="006A4272" w:rsidRDefault="00277025">
      <w:pPr>
        <w:rPr>
          <w:sz w:val="20"/>
          <w:szCs w:val="20"/>
        </w:rPr>
      </w:pPr>
      <w:r>
        <w:rPr>
          <w:rFonts w:ascii="Arial" w:eastAsia="Arial" w:hAnsi="Arial" w:cs="Arial"/>
          <w:b/>
          <w:bCs/>
          <w:sz w:val="24"/>
          <w:szCs w:val="24"/>
        </w:rPr>
        <w:t xml:space="preserve">Apéndice A: Permitir el tráfico ICMP a través de un </w:t>
      </w:r>
      <w:r>
        <w:rPr>
          <w:rFonts w:ascii="Arial" w:eastAsia="Arial" w:hAnsi="Arial" w:cs="Arial"/>
          <w:b/>
          <w:bCs/>
          <w:sz w:val="24"/>
          <w:szCs w:val="24"/>
        </w:rPr>
        <w:t>firewall</w:t>
      </w:r>
    </w:p>
    <w:p w:rsidR="006A4272" w:rsidRDefault="006A4272">
      <w:pPr>
        <w:spacing w:line="126" w:lineRule="exact"/>
        <w:rPr>
          <w:sz w:val="20"/>
          <w:szCs w:val="20"/>
        </w:rPr>
      </w:pPr>
    </w:p>
    <w:p w:rsidR="006A4272" w:rsidRDefault="00277025">
      <w:pPr>
        <w:spacing w:line="253" w:lineRule="auto"/>
        <w:ind w:left="360" w:right="120"/>
        <w:rPr>
          <w:sz w:val="20"/>
          <w:szCs w:val="20"/>
        </w:rPr>
      </w:pPr>
      <w:r>
        <w:rPr>
          <w:rFonts w:ascii="Arial" w:eastAsia="Arial" w:hAnsi="Arial" w:cs="Arial"/>
          <w:sz w:val="20"/>
          <w:szCs w:val="20"/>
        </w:rPr>
        <w:t>Si los miembros del equipo no pueden hacer ping a su PC, es posible que el firewall esté bloqueando esas solicitudes. En este apéndice, se describe cómo crear una regla en el firewall para permitir las solicitudes de ping. También se describe cóm</w:t>
      </w:r>
      <w:r>
        <w:rPr>
          <w:rFonts w:ascii="Arial" w:eastAsia="Arial" w:hAnsi="Arial" w:cs="Arial"/>
          <w:sz w:val="20"/>
          <w:szCs w:val="20"/>
        </w:rPr>
        <w:t>o deshabilitar la nueva regla ICMP después de haber completado la práctica de laboratorio.</w:t>
      </w:r>
    </w:p>
    <w:p w:rsidR="006A4272" w:rsidRDefault="006A4272">
      <w:pPr>
        <w:spacing w:line="64" w:lineRule="exact"/>
        <w:rPr>
          <w:sz w:val="20"/>
          <w:szCs w:val="20"/>
        </w:rPr>
      </w:pPr>
    </w:p>
    <w:p w:rsidR="006A4272" w:rsidRDefault="00277025">
      <w:pPr>
        <w:rPr>
          <w:sz w:val="20"/>
          <w:szCs w:val="20"/>
        </w:rPr>
      </w:pPr>
      <w:r>
        <w:rPr>
          <w:rFonts w:ascii="Arial" w:eastAsia="Arial" w:hAnsi="Arial" w:cs="Arial"/>
          <w:b/>
          <w:bCs/>
        </w:rPr>
        <w:t>Paso 1: Crear una nueva regla de entrada que permita el tráfico ICMP a través del firewall</w:t>
      </w:r>
    </w:p>
    <w:p w:rsidR="006A4272" w:rsidRDefault="006A4272">
      <w:pPr>
        <w:spacing w:line="160" w:lineRule="exact"/>
        <w:rPr>
          <w:sz w:val="20"/>
          <w:szCs w:val="20"/>
        </w:rPr>
      </w:pPr>
    </w:p>
    <w:p w:rsidR="006A4272" w:rsidRDefault="00277025">
      <w:pPr>
        <w:numPr>
          <w:ilvl w:val="0"/>
          <w:numId w:val="14"/>
        </w:numPr>
        <w:tabs>
          <w:tab w:val="left" w:pos="780"/>
        </w:tabs>
        <w:spacing w:line="281" w:lineRule="auto"/>
        <w:ind w:left="780" w:right="780" w:hanging="420"/>
        <w:rPr>
          <w:rFonts w:ascii="Arial" w:eastAsia="Arial" w:hAnsi="Arial" w:cs="Arial"/>
          <w:sz w:val="20"/>
          <w:szCs w:val="20"/>
        </w:rPr>
      </w:pPr>
      <w:r>
        <w:rPr>
          <w:rFonts w:ascii="Arial" w:eastAsia="Arial" w:hAnsi="Arial" w:cs="Arial"/>
          <w:sz w:val="20"/>
          <w:szCs w:val="20"/>
        </w:rPr>
        <w:t xml:space="preserve">En el </w:t>
      </w:r>
      <w:r>
        <w:rPr>
          <w:rFonts w:ascii="Arial" w:eastAsia="Arial" w:hAnsi="Arial" w:cs="Arial"/>
          <w:b/>
          <w:bCs/>
          <w:sz w:val="20"/>
          <w:szCs w:val="20"/>
        </w:rPr>
        <w:t>Control Panel</w:t>
      </w:r>
      <w:r>
        <w:rPr>
          <w:rFonts w:ascii="Arial" w:eastAsia="Arial" w:hAnsi="Arial" w:cs="Arial"/>
          <w:sz w:val="20"/>
          <w:szCs w:val="20"/>
        </w:rPr>
        <w:t xml:space="preserve"> (Panel de control), haga clic en la opción </w:t>
      </w:r>
      <w:r>
        <w:rPr>
          <w:rFonts w:ascii="Arial" w:eastAsia="Arial" w:hAnsi="Arial" w:cs="Arial"/>
          <w:b/>
          <w:bCs/>
          <w:sz w:val="20"/>
          <w:szCs w:val="20"/>
        </w:rPr>
        <w:t xml:space="preserve">System </w:t>
      </w:r>
      <w:r>
        <w:rPr>
          <w:rFonts w:ascii="Arial" w:eastAsia="Arial" w:hAnsi="Arial" w:cs="Arial"/>
          <w:b/>
          <w:bCs/>
          <w:sz w:val="20"/>
          <w:szCs w:val="20"/>
        </w:rPr>
        <w:t>and Security</w:t>
      </w:r>
      <w:r>
        <w:rPr>
          <w:rFonts w:ascii="Arial" w:eastAsia="Arial" w:hAnsi="Arial" w:cs="Arial"/>
          <w:sz w:val="20"/>
          <w:szCs w:val="20"/>
        </w:rPr>
        <w:t xml:space="preserve"> (Sistema y seguridad).</w:t>
      </w:r>
    </w:p>
    <w:p w:rsidR="006A4272" w:rsidRDefault="00277025">
      <w:pPr>
        <w:spacing w:line="20" w:lineRule="exact"/>
        <w:rPr>
          <w:sz w:val="20"/>
          <w:szCs w:val="20"/>
        </w:rPr>
      </w:pPr>
      <w:r>
        <w:rPr>
          <w:noProof/>
          <w:sz w:val="20"/>
          <w:szCs w:val="20"/>
        </w:rPr>
        <w:drawing>
          <wp:anchor distT="0" distB="0" distL="114300" distR="114300" simplePos="0" relativeHeight="251666432" behindDoc="1" locked="0" layoutInCell="0" allowOverlap="1">
            <wp:simplePos x="0" y="0"/>
            <wp:positionH relativeFrom="column">
              <wp:posOffset>716280</wp:posOffset>
            </wp:positionH>
            <wp:positionV relativeFrom="paragraph">
              <wp:posOffset>118745</wp:posOffset>
            </wp:positionV>
            <wp:extent cx="5029200" cy="1762125"/>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blip>
                    <a:srcRect/>
                    <a:stretch>
                      <a:fillRect/>
                    </a:stretch>
                  </pic:blipFill>
                  <pic:spPr bwMode="auto">
                    <a:xfrm>
                      <a:off x="0" y="0"/>
                      <a:ext cx="5029200" cy="1762125"/>
                    </a:xfrm>
                    <a:prstGeom prst="rect">
                      <a:avLst/>
                    </a:prstGeom>
                    <a:noFill/>
                  </pic:spPr>
                </pic:pic>
              </a:graphicData>
            </a:graphic>
          </wp:anchor>
        </w:drawing>
      </w:r>
    </w:p>
    <w:p w:rsidR="006A4272" w:rsidRDefault="006A4272">
      <w:pPr>
        <w:sectPr w:rsidR="006A4272">
          <w:type w:val="continuous"/>
          <w:pgSz w:w="12240" w:h="15840"/>
          <w:pgMar w:top="754" w:right="1080" w:bottom="171" w:left="1080" w:header="0" w:footer="0" w:gutter="0"/>
          <w:cols w:space="720" w:equalWidth="0">
            <w:col w:w="10080"/>
          </w:cols>
        </w:sect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384" w:lineRule="exact"/>
        <w:rPr>
          <w:sz w:val="20"/>
          <w:szCs w:val="20"/>
        </w:rPr>
      </w:pPr>
    </w:p>
    <w:p w:rsidR="006A4272" w:rsidRDefault="00277025">
      <w:pPr>
        <w:tabs>
          <w:tab w:val="left" w:pos="8900"/>
        </w:tabs>
        <w:rPr>
          <w:sz w:val="20"/>
          <w:szCs w:val="20"/>
        </w:rPr>
      </w:pPr>
      <w:r>
        <w:rPr>
          <w:rFonts w:ascii="Arial" w:eastAsia="Arial" w:hAnsi="Arial" w:cs="Arial"/>
          <w:sz w:val="16"/>
          <w:szCs w:val="16"/>
        </w:rPr>
        <w:t>© 2018 Cisco y/o sus filiales. Todos los derechos reservados. Este documento es información pública de Cisco.</w:t>
      </w:r>
      <w:r>
        <w:rPr>
          <w:sz w:val="20"/>
          <w:szCs w:val="20"/>
        </w:rPr>
        <w:tab/>
      </w:r>
      <w:r>
        <w:rPr>
          <w:rFonts w:ascii="Arial" w:eastAsia="Arial" w:hAnsi="Arial" w:cs="Arial"/>
          <w:sz w:val="15"/>
          <w:szCs w:val="15"/>
        </w:rPr>
        <w:t xml:space="preserve">Página </w:t>
      </w:r>
      <w:r>
        <w:rPr>
          <w:rFonts w:ascii="Arial" w:eastAsia="Arial" w:hAnsi="Arial" w:cs="Arial"/>
          <w:b/>
          <w:bCs/>
          <w:sz w:val="15"/>
          <w:szCs w:val="15"/>
        </w:rPr>
        <w:t>12</w:t>
      </w:r>
      <w:r>
        <w:rPr>
          <w:rFonts w:ascii="Arial" w:eastAsia="Arial" w:hAnsi="Arial" w:cs="Arial"/>
          <w:sz w:val="15"/>
          <w:szCs w:val="15"/>
        </w:rPr>
        <w:t xml:space="preserve"> de </w:t>
      </w:r>
      <w:r>
        <w:rPr>
          <w:rFonts w:ascii="Arial" w:eastAsia="Arial" w:hAnsi="Arial" w:cs="Arial"/>
          <w:b/>
          <w:bCs/>
          <w:sz w:val="15"/>
          <w:szCs w:val="15"/>
        </w:rPr>
        <w:t>18</w:t>
      </w:r>
    </w:p>
    <w:p w:rsidR="006A4272" w:rsidRDefault="006A4272">
      <w:pPr>
        <w:sectPr w:rsidR="006A4272">
          <w:type w:val="continuous"/>
          <w:pgSz w:w="12240" w:h="15840"/>
          <w:pgMar w:top="754" w:right="1080" w:bottom="171" w:left="1080" w:header="0" w:footer="0" w:gutter="0"/>
          <w:cols w:space="720" w:equalWidth="0">
            <w:col w:w="10080"/>
          </w:cols>
        </w:sectPr>
      </w:pPr>
    </w:p>
    <w:p w:rsidR="006A4272" w:rsidRDefault="00277025">
      <w:pPr>
        <w:rPr>
          <w:sz w:val="20"/>
          <w:szCs w:val="20"/>
        </w:rPr>
      </w:pPr>
      <w:bookmarkStart w:id="12" w:name="page13"/>
      <w:bookmarkEnd w:id="12"/>
      <w:r>
        <w:rPr>
          <w:rFonts w:ascii="Arial" w:eastAsia="Arial" w:hAnsi="Arial" w:cs="Arial"/>
          <w:b/>
          <w:bCs/>
          <w:sz w:val="20"/>
          <w:szCs w:val="20"/>
        </w:rPr>
        <w:t xml:space="preserve">Práctica de laboratorio: </w:t>
      </w:r>
      <w:r>
        <w:rPr>
          <w:rFonts w:ascii="Arial" w:eastAsia="Arial" w:hAnsi="Arial" w:cs="Arial"/>
          <w:b/>
          <w:bCs/>
          <w:sz w:val="20"/>
          <w:szCs w:val="20"/>
        </w:rPr>
        <w:t>Uso de Wireshark para ver el tráfico de la red</w:t>
      </w:r>
    </w:p>
    <w:p w:rsidR="006A4272" w:rsidRDefault="00277025">
      <w:pPr>
        <w:spacing w:line="20" w:lineRule="exact"/>
        <w:rPr>
          <w:sz w:val="20"/>
          <w:szCs w:val="20"/>
        </w:rPr>
      </w:pPr>
      <w:r>
        <w:rPr>
          <w:noProof/>
          <w:sz w:val="20"/>
          <w:szCs w:val="20"/>
        </w:rPr>
        <mc:AlternateContent>
          <mc:Choice Requires="wps">
            <w:drawing>
              <wp:anchor distT="0" distB="0" distL="114300" distR="114300" simplePos="0" relativeHeight="251667456" behindDoc="1" locked="0" layoutInCell="0" allowOverlap="1">
                <wp:simplePos x="0" y="0"/>
                <wp:positionH relativeFrom="column">
                  <wp:posOffset>-17780</wp:posOffset>
                </wp:positionH>
                <wp:positionV relativeFrom="paragraph">
                  <wp:posOffset>64770</wp:posOffset>
                </wp:positionV>
                <wp:extent cx="6497320" cy="0"/>
                <wp:effectExtent l="0" t="0" r="0" b="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97320" cy="4763"/>
                        </a:xfrm>
                        <a:prstGeom prst="line">
                          <a:avLst/>
                        </a:prstGeom>
                        <a:solidFill>
                          <a:srgbClr val="FFFFFF"/>
                        </a:solidFill>
                        <a:ln w="27431">
                          <a:solidFill>
                            <a:srgbClr val="000000"/>
                          </a:solidFill>
                          <a:miter lim="800000"/>
                          <a:headEnd/>
                          <a:tailEnd/>
                        </a:ln>
                      </wps:spPr>
                      <wps:bodyPr/>
                    </wps:wsp>
                  </a:graphicData>
                </a:graphic>
              </wp:anchor>
            </w:drawing>
          </mc:Choice>
          <mc:Fallback>
            <w:pict>
              <v:line w14:anchorId="4A7692ED" id="Shape 34" o:spid="_x0000_s1026" style="position:absolute;z-index:-251649024;visibility:visible;mso-wrap-style:square;mso-wrap-distance-left:9pt;mso-wrap-distance-top:0;mso-wrap-distance-right:9pt;mso-wrap-distance-bottom:0;mso-position-horizontal:absolute;mso-position-horizontal-relative:text;mso-position-vertical:absolute;mso-position-vertical-relative:text" from="-1.4pt,5.1pt" to="510.2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" o:allowincell="f" filled="t" strokeweight=".76197mm">
                <v:stroke joinstyle="miter"/>
                <o:lock v:ext="edit" shapetype="f"/>
              </v:line>
            </w:pict>
          </mc:Fallback>
        </mc:AlternateContent>
      </w:r>
    </w:p>
    <w:p w:rsidR="006A4272" w:rsidRDefault="006A4272">
      <w:pPr>
        <w:spacing w:line="200" w:lineRule="exact"/>
        <w:rPr>
          <w:sz w:val="20"/>
          <w:szCs w:val="20"/>
        </w:rPr>
      </w:pPr>
    </w:p>
    <w:p w:rsidR="006A4272" w:rsidRDefault="006A4272">
      <w:pPr>
        <w:spacing w:line="208" w:lineRule="exact"/>
        <w:rPr>
          <w:sz w:val="20"/>
          <w:szCs w:val="20"/>
        </w:rPr>
      </w:pPr>
    </w:p>
    <w:p w:rsidR="006A4272" w:rsidRDefault="00277025">
      <w:pPr>
        <w:numPr>
          <w:ilvl w:val="0"/>
          <w:numId w:val="15"/>
        </w:numPr>
        <w:tabs>
          <w:tab w:val="left" w:pos="780"/>
        </w:tabs>
        <w:spacing w:line="286" w:lineRule="auto"/>
        <w:ind w:left="780" w:right="40" w:hanging="420"/>
        <w:rPr>
          <w:rFonts w:ascii="Arial" w:eastAsia="Arial" w:hAnsi="Arial" w:cs="Arial"/>
          <w:sz w:val="20"/>
          <w:szCs w:val="20"/>
        </w:rPr>
      </w:pPr>
      <w:r>
        <w:rPr>
          <w:rFonts w:ascii="Arial" w:eastAsia="Arial" w:hAnsi="Arial" w:cs="Arial"/>
          <w:sz w:val="20"/>
          <w:szCs w:val="20"/>
        </w:rPr>
        <w:t xml:space="preserve">En la ventana </w:t>
      </w:r>
      <w:r>
        <w:rPr>
          <w:rFonts w:ascii="Arial" w:eastAsia="Arial" w:hAnsi="Arial" w:cs="Arial"/>
          <w:b/>
          <w:bCs/>
          <w:sz w:val="20"/>
          <w:szCs w:val="20"/>
        </w:rPr>
        <w:t>System and Security</w:t>
      </w:r>
      <w:r>
        <w:rPr>
          <w:rFonts w:ascii="Arial" w:eastAsia="Arial" w:hAnsi="Arial" w:cs="Arial"/>
          <w:sz w:val="20"/>
          <w:szCs w:val="20"/>
        </w:rPr>
        <w:t xml:space="preserve"> (Sistema y seguridad), haga clic en </w:t>
      </w:r>
      <w:r>
        <w:rPr>
          <w:rFonts w:ascii="Arial" w:eastAsia="Arial" w:hAnsi="Arial" w:cs="Arial"/>
          <w:b/>
          <w:bCs/>
          <w:sz w:val="20"/>
          <w:szCs w:val="20"/>
        </w:rPr>
        <w:t>Windows Firewall</w:t>
      </w:r>
      <w:r>
        <w:rPr>
          <w:rFonts w:ascii="Arial" w:eastAsia="Arial" w:hAnsi="Arial" w:cs="Arial"/>
          <w:sz w:val="20"/>
          <w:szCs w:val="20"/>
        </w:rPr>
        <w:t xml:space="preserve"> (Firewall de Windows).</w:t>
      </w:r>
    </w:p>
    <w:p w:rsidR="006A4272" w:rsidRDefault="00277025">
      <w:pPr>
        <w:spacing w:line="20" w:lineRule="exact"/>
        <w:rPr>
          <w:sz w:val="20"/>
          <w:szCs w:val="20"/>
        </w:rPr>
      </w:pPr>
      <w:r>
        <w:rPr>
          <w:noProof/>
          <w:sz w:val="20"/>
          <w:szCs w:val="20"/>
        </w:rPr>
        <w:drawing>
          <wp:anchor distT="0" distB="0" distL="114300" distR="114300" simplePos="0" relativeHeight="251668480" behindDoc="1" locked="0" layoutInCell="0" allowOverlap="1">
            <wp:simplePos x="0" y="0"/>
            <wp:positionH relativeFrom="column">
              <wp:posOffset>716280</wp:posOffset>
            </wp:positionH>
            <wp:positionV relativeFrom="paragraph">
              <wp:posOffset>113665</wp:posOffset>
            </wp:positionV>
            <wp:extent cx="5029200" cy="202882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extLst/>
                    </a:blip>
                    <a:srcRect/>
                    <a:stretch>
                      <a:fillRect/>
                    </a:stretch>
                  </pic:blipFill>
                  <pic:spPr bwMode="auto">
                    <a:xfrm>
                      <a:off x="0" y="0"/>
                      <a:ext cx="5029200" cy="2028825"/>
                    </a:xfrm>
                    <a:prstGeom prst="rect">
                      <a:avLst/>
                    </a:prstGeom>
                    <a:noFill/>
                  </pic:spPr>
                </pic:pic>
              </a:graphicData>
            </a:graphic>
          </wp:anchor>
        </w:drawing>
      </w: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17" w:lineRule="exact"/>
        <w:rPr>
          <w:sz w:val="20"/>
          <w:szCs w:val="20"/>
        </w:rPr>
      </w:pPr>
    </w:p>
    <w:p w:rsidR="006A4272" w:rsidRDefault="00277025">
      <w:pPr>
        <w:numPr>
          <w:ilvl w:val="0"/>
          <w:numId w:val="16"/>
        </w:numPr>
        <w:tabs>
          <w:tab w:val="left" w:pos="780"/>
        </w:tabs>
        <w:spacing w:line="291" w:lineRule="auto"/>
        <w:ind w:left="780" w:right="220" w:hanging="420"/>
        <w:rPr>
          <w:rFonts w:ascii="Arial" w:eastAsia="Arial" w:hAnsi="Arial" w:cs="Arial"/>
          <w:sz w:val="20"/>
          <w:szCs w:val="20"/>
        </w:rPr>
      </w:pPr>
      <w:r>
        <w:rPr>
          <w:rFonts w:ascii="Arial" w:eastAsia="Arial" w:hAnsi="Arial" w:cs="Arial"/>
          <w:sz w:val="20"/>
          <w:szCs w:val="20"/>
        </w:rPr>
        <w:t xml:space="preserve">En el panel izquierdo de la ventana </w:t>
      </w:r>
      <w:r>
        <w:rPr>
          <w:rFonts w:ascii="Arial" w:eastAsia="Arial" w:hAnsi="Arial" w:cs="Arial"/>
          <w:b/>
          <w:bCs/>
          <w:sz w:val="20"/>
          <w:szCs w:val="20"/>
        </w:rPr>
        <w:t>Windows Firewall</w:t>
      </w:r>
      <w:r>
        <w:rPr>
          <w:rFonts w:ascii="Arial" w:eastAsia="Arial" w:hAnsi="Arial" w:cs="Arial"/>
          <w:sz w:val="20"/>
          <w:szCs w:val="20"/>
        </w:rPr>
        <w:t xml:space="preserve"> (Firewall de Windows), haga clic en </w:t>
      </w:r>
      <w:r>
        <w:rPr>
          <w:rFonts w:ascii="Arial" w:eastAsia="Arial" w:hAnsi="Arial" w:cs="Arial"/>
          <w:b/>
          <w:bCs/>
          <w:sz w:val="20"/>
          <w:szCs w:val="20"/>
        </w:rPr>
        <w:t>Advanced</w:t>
      </w:r>
      <w:r>
        <w:rPr>
          <w:rFonts w:ascii="Arial" w:eastAsia="Arial" w:hAnsi="Arial" w:cs="Arial"/>
          <w:sz w:val="20"/>
          <w:szCs w:val="20"/>
        </w:rPr>
        <w:t xml:space="preserve"> </w:t>
      </w:r>
      <w:r>
        <w:rPr>
          <w:rFonts w:ascii="Arial" w:eastAsia="Arial" w:hAnsi="Arial" w:cs="Arial"/>
          <w:b/>
          <w:bCs/>
          <w:sz w:val="20"/>
          <w:szCs w:val="20"/>
        </w:rPr>
        <w:t xml:space="preserve">settings </w:t>
      </w:r>
      <w:r>
        <w:rPr>
          <w:rFonts w:ascii="Arial" w:eastAsia="Arial" w:hAnsi="Arial" w:cs="Arial"/>
          <w:sz w:val="20"/>
          <w:szCs w:val="20"/>
        </w:rPr>
        <w:t>(Configuración avanzada).</w:t>
      </w:r>
    </w:p>
    <w:p w:rsidR="006A4272" w:rsidRDefault="00277025">
      <w:pPr>
        <w:spacing w:line="20" w:lineRule="exact"/>
        <w:rPr>
          <w:sz w:val="20"/>
          <w:szCs w:val="20"/>
        </w:rPr>
      </w:pPr>
      <w:r>
        <w:rPr>
          <w:noProof/>
          <w:sz w:val="20"/>
          <w:szCs w:val="20"/>
        </w:rPr>
        <w:drawing>
          <wp:anchor distT="0" distB="0" distL="114300" distR="114300" simplePos="0" relativeHeight="251669504" behindDoc="1" locked="0" layoutInCell="0" allowOverlap="1">
            <wp:simplePos x="0" y="0"/>
            <wp:positionH relativeFrom="column">
              <wp:posOffset>716280</wp:posOffset>
            </wp:positionH>
            <wp:positionV relativeFrom="paragraph">
              <wp:posOffset>109220</wp:posOffset>
            </wp:positionV>
            <wp:extent cx="5029200" cy="265747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extLst/>
                    </a:blip>
                    <a:srcRect/>
                    <a:stretch>
                      <a:fillRect/>
                    </a:stretch>
                  </pic:blipFill>
                  <pic:spPr bwMode="auto">
                    <a:xfrm>
                      <a:off x="0" y="0"/>
                      <a:ext cx="5029200" cy="2657475"/>
                    </a:xfrm>
                    <a:prstGeom prst="rect">
                      <a:avLst/>
                    </a:prstGeom>
                    <a:noFill/>
                  </pic:spPr>
                </pic:pic>
              </a:graphicData>
            </a:graphic>
          </wp:anchor>
        </w:drawing>
      </w:r>
    </w:p>
    <w:p w:rsidR="006A4272" w:rsidRDefault="006A4272">
      <w:pPr>
        <w:sectPr w:rsidR="006A4272">
          <w:pgSz w:w="12240" w:h="15840"/>
          <w:pgMar w:top="754" w:right="1080" w:bottom="171" w:left="1080" w:header="0" w:footer="0" w:gutter="0"/>
          <w:cols w:space="720" w:equalWidth="0">
            <w:col w:w="10080"/>
          </w:cols>
        </w:sect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365" w:lineRule="exact"/>
        <w:rPr>
          <w:sz w:val="20"/>
          <w:szCs w:val="20"/>
        </w:rPr>
      </w:pPr>
    </w:p>
    <w:p w:rsidR="006A4272" w:rsidRDefault="00277025">
      <w:pPr>
        <w:tabs>
          <w:tab w:val="left" w:pos="8900"/>
        </w:tabs>
        <w:rPr>
          <w:sz w:val="20"/>
          <w:szCs w:val="20"/>
        </w:rPr>
      </w:pPr>
      <w:r>
        <w:rPr>
          <w:rFonts w:ascii="Arial" w:eastAsia="Arial" w:hAnsi="Arial" w:cs="Arial"/>
          <w:sz w:val="16"/>
          <w:szCs w:val="16"/>
        </w:rPr>
        <w:t>© 2018 Cisco y/o sus filiales. Todos los derechos reservados. Este documento es información pública de Cisco.</w:t>
      </w:r>
      <w:r>
        <w:rPr>
          <w:sz w:val="20"/>
          <w:szCs w:val="20"/>
        </w:rPr>
        <w:tab/>
      </w:r>
      <w:r>
        <w:rPr>
          <w:rFonts w:ascii="Arial" w:eastAsia="Arial" w:hAnsi="Arial" w:cs="Arial"/>
          <w:sz w:val="15"/>
          <w:szCs w:val="15"/>
        </w:rPr>
        <w:t xml:space="preserve">Página </w:t>
      </w:r>
      <w:r>
        <w:rPr>
          <w:rFonts w:ascii="Arial" w:eastAsia="Arial" w:hAnsi="Arial" w:cs="Arial"/>
          <w:b/>
          <w:bCs/>
          <w:sz w:val="15"/>
          <w:szCs w:val="15"/>
        </w:rPr>
        <w:t>13</w:t>
      </w:r>
      <w:r>
        <w:rPr>
          <w:rFonts w:ascii="Arial" w:eastAsia="Arial" w:hAnsi="Arial" w:cs="Arial"/>
          <w:sz w:val="15"/>
          <w:szCs w:val="15"/>
        </w:rPr>
        <w:t xml:space="preserve"> de </w:t>
      </w:r>
      <w:r>
        <w:rPr>
          <w:rFonts w:ascii="Arial" w:eastAsia="Arial" w:hAnsi="Arial" w:cs="Arial"/>
          <w:b/>
          <w:bCs/>
          <w:sz w:val="15"/>
          <w:szCs w:val="15"/>
        </w:rPr>
        <w:t>18</w:t>
      </w:r>
    </w:p>
    <w:p w:rsidR="006A4272" w:rsidRDefault="006A4272">
      <w:pPr>
        <w:sectPr w:rsidR="006A4272">
          <w:type w:val="continuous"/>
          <w:pgSz w:w="12240" w:h="15840"/>
          <w:pgMar w:top="754" w:right="1080" w:bottom="171" w:left="1080" w:header="0" w:footer="0" w:gutter="0"/>
          <w:cols w:space="720" w:equalWidth="0">
            <w:col w:w="10080"/>
          </w:cols>
        </w:sectPr>
      </w:pPr>
    </w:p>
    <w:p w:rsidR="006A4272" w:rsidRDefault="00277025">
      <w:pPr>
        <w:rPr>
          <w:sz w:val="20"/>
          <w:szCs w:val="20"/>
        </w:rPr>
      </w:pPr>
      <w:bookmarkStart w:id="13" w:name="page14"/>
      <w:bookmarkEnd w:id="13"/>
      <w:r>
        <w:rPr>
          <w:rFonts w:ascii="Arial" w:eastAsia="Arial" w:hAnsi="Arial" w:cs="Arial"/>
          <w:b/>
          <w:bCs/>
          <w:sz w:val="19"/>
          <w:szCs w:val="19"/>
        </w:rPr>
        <w:t>Práctica de laboratorio: Uso de Wireshark para ver el tráfico de la red</w:t>
      </w:r>
    </w:p>
    <w:p w:rsidR="006A4272" w:rsidRDefault="00277025">
      <w:pPr>
        <w:spacing w:line="20" w:lineRule="exact"/>
        <w:rPr>
          <w:sz w:val="20"/>
          <w:szCs w:val="20"/>
        </w:rPr>
      </w:pPr>
      <w:r>
        <w:rPr>
          <w:noProof/>
          <w:sz w:val="20"/>
          <w:szCs w:val="20"/>
        </w:rPr>
        <mc:AlternateContent>
          <mc:Choice Requires="wps">
            <w:drawing>
              <wp:anchor distT="0" distB="0" distL="114300" distR="114300" simplePos="0" relativeHeight="251670528" behindDoc="1" locked="0" layoutInCell="0" allowOverlap="1">
                <wp:simplePos x="0" y="0"/>
                <wp:positionH relativeFrom="column">
                  <wp:posOffset>-17780</wp:posOffset>
                </wp:positionH>
                <wp:positionV relativeFrom="paragraph">
                  <wp:posOffset>71755</wp:posOffset>
                </wp:positionV>
                <wp:extent cx="6497320" cy="0"/>
                <wp:effectExtent l="0" t="0" r="0" b="0"/>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97320" cy="4763"/>
                        </a:xfrm>
                        <a:prstGeom prst="line">
                          <a:avLst/>
                        </a:prstGeom>
                        <a:solidFill>
                          <a:srgbClr val="FFFFFF"/>
                        </a:solidFill>
                        <a:ln w="27431">
                          <a:solidFill>
                            <a:srgbClr val="000000"/>
                          </a:solidFill>
                          <a:miter lim="800000"/>
                          <a:headEnd/>
                          <a:tailEnd/>
                        </a:ln>
                      </wps:spPr>
                      <wps:bodyPr/>
                    </wps:wsp>
                  </a:graphicData>
                </a:graphic>
              </wp:anchor>
            </w:drawing>
          </mc:Choice>
          <mc:Fallback>
            <w:pict>
              <v:line w14:anchorId="45DA5C01" id="Shape 37" o:spid="_x0000_s1026" style="position:absolute;z-index:-251645952;visibility:visible;mso-wrap-style:square;mso-wrap-distance-left:9pt;mso-wrap-distance-top:0;mso-wrap-distance-right:9pt;mso-wrap-distance-bottom:0;mso-position-horizontal:absolute;mso-position-horizontal-relative:text;mso-position-vertical:absolute;mso-position-vertical-relative:text" from="-1.4pt,5.65pt" to="510.2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" o:allowincell="f" filled="t" strokeweight=".76197mm">
                <v:stroke joinstyle="miter"/>
                <o:lock v:ext="edit" shapetype="f"/>
              </v:line>
            </w:pict>
          </mc:Fallback>
        </mc:AlternateContent>
      </w:r>
    </w:p>
    <w:p w:rsidR="006A4272" w:rsidRDefault="006A4272">
      <w:pPr>
        <w:sectPr w:rsidR="006A4272">
          <w:pgSz w:w="12240" w:h="15840"/>
          <w:pgMar w:top="754" w:right="1080" w:bottom="171" w:left="1080" w:header="0" w:footer="0" w:gutter="0"/>
          <w:cols w:space="720" w:equalWidth="0">
            <w:col w:w="10080"/>
          </w:cols>
        </w:sectPr>
      </w:pPr>
    </w:p>
    <w:p w:rsidR="006A4272" w:rsidRDefault="006A4272">
      <w:pPr>
        <w:spacing w:line="200" w:lineRule="exact"/>
        <w:rPr>
          <w:sz w:val="20"/>
          <w:szCs w:val="20"/>
        </w:rPr>
      </w:pPr>
    </w:p>
    <w:p w:rsidR="006A4272" w:rsidRDefault="006A4272">
      <w:pPr>
        <w:spacing w:line="239" w:lineRule="exact"/>
        <w:rPr>
          <w:sz w:val="20"/>
          <w:szCs w:val="20"/>
        </w:rPr>
      </w:pPr>
    </w:p>
    <w:p w:rsidR="006A4272" w:rsidRDefault="00277025">
      <w:pPr>
        <w:numPr>
          <w:ilvl w:val="0"/>
          <w:numId w:val="17"/>
        </w:numPr>
        <w:tabs>
          <w:tab w:val="left" w:pos="720"/>
        </w:tabs>
        <w:spacing w:line="263" w:lineRule="auto"/>
        <w:ind w:left="720" w:right="40" w:hanging="360"/>
        <w:rPr>
          <w:rFonts w:ascii="Arial" w:eastAsia="Arial" w:hAnsi="Arial" w:cs="Arial"/>
          <w:sz w:val="20"/>
          <w:szCs w:val="20"/>
        </w:rPr>
      </w:pPr>
      <w:r>
        <w:rPr>
          <w:rFonts w:ascii="Arial" w:eastAsia="Arial" w:hAnsi="Arial" w:cs="Arial"/>
          <w:sz w:val="20"/>
          <w:szCs w:val="20"/>
        </w:rPr>
        <w:t xml:space="preserve">En la ventana </w:t>
      </w:r>
      <w:r>
        <w:rPr>
          <w:rFonts w:ascii="Arial" w:eastAsia="Arial" w:hAnsi="Arial" w:cs="Arial"/>
          <w:b/>
          <w:bCs/>
          <w:sz w:val="20"/>
          <w:szCs w:val="20"/>
        </w:rPr>
        <w:t>Advanced Security</w:t>
      </w:r>
      <w:r>
        <w:rPr>
          <w:rFonts w:ascii="Arial" w:eastAsia="Arial" w:hAnsi="Arial" w:cs="Arial"/>
          <w:sz w:val="20"/>
          <w:szCs w:val="20"/>
        </w:rPr>
        <w:t xml:space="preserve"> (Seguridad avanzada), seleccione la opción </w:t>
      </w:r>
      <w:r>
        <w:rPr>
          <w:rFonts w:ascii="Arial" w:eastAsia="Arial" w:hAnsi="Arial" w:cs="Arial"/>
          <w:b/>
          <w:bCs/>
          <w:sz w:val="20"/>
          <w:szCs w:val="20"/>
        </w:rPr>
        <w:t>Inbound Rules</w:t>
      </w:r>
      <w:r>
        <w:rPr>
          <w:rFonts w:ascii="Arial" w:eastAsia="Arial" w:hAnsi="Arial" w:cs="Arial"/>
          <w:sz w:val="20"/>
          <w:szCs w:val="20"/>
        </w:rPr>
        <w:t xml:space="preserve"> (Reglas de entrada) en la barra lateral izquierda y, a continuación, haga clic en </w:t>
      </w:r>
      <w:r>
        <w:rPr>
          <w:rFonts w:ascii="Arial" w:eastAsia="Arial" w:hAnsi="Arial" w:cs="Arial"/>
          <w:b/>
          <w:bCs/>
          <w:sz w:val="20"/>
          <w:szCs w:val="20"/>
        </w:rPr>
        <w:t>New Rule…</w:t>
      </w:r>
      <w:r>
        <w:rPr>
          <w:rFonts w:ascii="Arial" w:eastAsia="Arial" w:hAnsi="Arial" w:cs="Arial"/>
          <w:sz w:val="20"/>
          <w:szCs w:val="20"/>
        </w:rPr>
        <w:t xml:space="preserve"> (Nueva regla...) en la barra lateral derecha.</w:t>
      </w:r>
    </w:p>
    <w:p w:rsidR="006A4272" w:rsidRDefault="00277025">
      <w:pPr>
        <w:spacing w:line="20" w:lineRule="exact"/>
        <w:rPr>
          <w:sz w:val="20"/>
          <w:szCs w:val="20"/>
        </w:rPr>
      </w:pPr>
      <w:r>
        <w:rPr>
          <w:noProof/>
          <w:sz w:val="20"/>
          <w:szCs w:val="20"/>
        </w:rPr>
        <w:drawing>
          <wp:anchor distT="0" distB="0" distL="114300" distR="114300" simplePos="0" relativeHeight="251671552" behindDoc="1" locked="0" layoutInCell="0" allowOverlap="1">
            <wp:simplePos x="0" y="0"/>
            <wp:positionH relativeFrom="column">
              <wp:posOffset>487680</wp:posOffset>
            </wp:positionH>
            <wp:positionV relativeFrom="paragraph">
              <wp:posOffset>128270</wp:posOffset>
            </wp:positionV>
            <wp:extent cx="5486400" cy="180022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9">
                      <a:extLst/>
                    </a:blip>
                    <a:srcRect/>
                    <a:stretch>
                      <a:fillRect/>
                    </a:stretch>
                  </pic:blipFill>
                  <pic:spPr bwMode="auto">
                    <a:xfrm>
                      <a:off x="0" y="0"/>
                      <a:ext cx="5486400" cy="1800225"/>
                    </a:xfrm>
                    <a:prstGeom prst="rect">
                      <a:avLst/>
                    </a:prstGeom>
                    <a:noFill/>
                  </pic:spPr>
                </pic:pic>
              </a:graphicData>
            </a:graphic>
          </wp:anchor>
        </w:drawing>
      </w: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80" w:lineRule="exact"/>
        <w:rPr>
          <w:sz w:val="20"/>
          <w:szCs w:val="20"/>
        </w:rPr>
      </w:pPr>
    </w:p>
    <w:p w:rsidR="006A4272" w:rsidRDefault="00277025">
      <w:pPr>
        <w:numPr>
          <w:ilvl w:val="0"/>
          <w:numId w:val="18"/>
        </w:numPr>
        <w:tabs>
          <w:tab w:val="left" w:pos="720"/>
        </w:tabs>
        <w:spacing w:line="291" w:lineRule="auto"/>
        <w:ind w:left="720" w:right="260" w:hanging="360"/>
        <w:jc w:val="both"/>
        <w:rPr>
          <w:rFonts w:ascii="Arial" w:eastAsia="Arial" w:hAnsi="Arial" w:cs="Arial"/>
          <w:sz w:val="20"/>
          <w:szCs w:val="20"/>
        </w:rPr>
      </w:pPr>
      <w:r>
        <w:rPr>
          <w:rFonts w:ascii="Arial" w:eastAsia="Arial" w:hAnsi="Arial" w:cs="Arial"/>
          <w:sz w:val="20"/>
          <w:szCs w:val="20"/>
        </w:rPr>
        <w:t xml:space="preserve">Se inicia el asistente </w:t>
      </w:r>
      <w:r>
        <w:rPr>
          <w:rFonts w:ascii="Arial" w:eastAsia="Arial" w:hAnsi="Arial" w:cs="Arial"/>
          <w:b/>
          <w:bCs/>
          <w:sz w:val="20"/>
          <w:szCs w:val="20"/>
        </w:rPr>
        <w:t>New Inbound Rule</w:t>
      </w:r>
      <w:r>
        <w:rPr>
          <w:rFonts w:ascii="Arial" w:eastAsia="Arial" w:hAnsi="Arial" w:cs="Arial"/>
          <w:sz w:val="20"/>
          <w:szCs w:val="20"/>
        </w:rPr>
        <w:t xml:space="preserve"> (Nueva regla de entrada). En la pantalla </w:t>
      </w:r>
      <w:r>
        <w:rPr>
          <w:rFonts w:ascii="Arial" w:eastAsia="Arial" w:hAnsi="Arial" w:cs="Arial"/>
          <w:b/>
          <w:bCs/>
          <w:sz w:val="20"/>
          <w:szCs w:val="20"/>
        </w:rPr>
        <w:t>Rule Type</w:t>
      </w:r>
      <w:r>
        <w:rPr>
          <w:rFonts w:ascii="Arial" w:eastAsia="Arial" w:hAnsi="Arial" w:cs="Arial"/>
          <w:sz w:val="20"/>
          <w:szCs w:val="20"/>
        </w:rPr>
        <w:t xml:space="preserve"> (Tipo de</w:t>
      </w:r>
      <w:r>
        <w:rPr>
          <w:rFonts w:ascii="Arial" w:eastAsia="Arial" w:hAnsi="Arial" w:cs="Arial"/>
          <w:sz w:val="20"/>
          <w:szCs w:val="20"/>
        </w:rPr>
        <w:t xml:space="preserve"> regla), haga clic en el botón de opción </w:t>
      </w:r>
      <w:r>
        <w:rPr>
          <w:rFonts w:ascii="Arial" w:eastAsia="Arial" w:hAnsi="Arial" w:cs="Arial"/>
          <w:b/>
          <w:bCs/>
          <w:sz w:val="20"/>
          <w:szCs w:val="20"/>
        </w:rPr>
        <w:t>Custom</w:t>
      </w:r>
      <w:r>
        <w:rPr>
          <w:rFonts w:ascii="Arial" w:eastAsia="Arial" w:hAnsi="Arial" w:cs="Arial"/>
          <w:sz w:val="20"/>
          <w:szCs w:val="20"/>
        </w:rPr>
        <w:t xml:space="preserve"> (Personalizada) y, a continuación, en </w:t>
      </w:r>
      <w:r>
        <w:rPr>
          <w:rFonts w:ascii="Arial" w:eastAsia="Arial" w:hAnsi="Arial" w:cs="Arial"/>
          <w:b/>
          <w:bCs/>
          <w:sz w:val="20"/>
          <w:szCs w:val="20"/>
        </w:rPr>
        <w:t>Next</w:t>
      </w:r>
      <w:r>
        <w:rPr>
          <w:rFonts w:ascii="Arial" w:eastAsia="Arial" w:hAnsi="Arial" w:cs="Arial"/>
          <w:sz w:val="20"/>
          <w:szCs w:val="20"/>
        </w:rPr>
        <w:t xml:space="preserve"> (Siguiente).</w:t>
      </w:r>
    </w:p>
    <w:p w:rsidR="006A4272" w:rsidRDefault="00277025">
      <w:pPr>
        <w:spacing w:line="20" w:lineRule="exact"/>
        <w:rPr>
          <w:sz w:val="20"/>
          <w:szCs w:val="20"/>
        </w:rPr>
      </w:pPr>
      <w:r>
        <w:rPr>
          <w:noProof/>
          <w:sz w:val="20"/>
          <w:szCs w:val="20"/>
        </w:rPr>
        <w:drawing>
          <wp:anchor distT="0" distB="0" distL="114300" distR="114300" simplePos="0" relativeHeight="251672576" behindDoc="1" locked="0" layoutInCell="0" allowOverlap="1">
            <wp:simplePos x="0" y="0"/>
            <wp:positionH relativeFrom="column">
              <wp:posOffset>997585</wp:posOffset>
            </wp:positionH>
            <wp:positionV relativeFrom="paragraph">
              <wp:posOffset>109220</wp:posOffset>
            </wp:positionV>
            <wp:extent cx="4465955" cy="360045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a:extLst/>
                    </a:blip>
                    <a:srcRect/>
                    <a:stretch>
                      <a:fillRect/>
                    </a:stretch>
                  </pic:blipFill>
                  <pic:spPr bwMode="auto">
                    <a:xfrm>
                      <a:off x="0" y="0"/>
                      <a:ext cx="4465955" cy="3600450"/>
                    </a:xfrm>
                    <a:prstGeom prst="rect">
                      <a:avLst/>
                    </a:prstGeom>
                    <a:noFill/>
                  </pic:spPr>
                </pic:pic>
              </a:graphicData>
            </a:graphic>
          </wp:anchor>
        </w:drawing>
      </w:r>
    </w:p>
    <w:p w:rsidR="006A4272" w:rsidRDefault="006A4272">
      <w:pPr>
        <w:sectPr w:rsidR="006A4272">
          <w:type w:val="continuous"/>
          <w:pgSz w:w="12240" w:h="15840"/>
          <w:pgMar w:top="754" w:right="1080" w:bottom="171" w:left="1080" w:header="0" w:footer="0" w:gutter="0"/>
          <w:cols w:space="720" w:equalWidth="0">
            <w:col w:w="10080"/>
          </w:cols>
        </w:sect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94" w:lineRule="exact"/>
        <w:rPr>
          <w:sz w:val="20"/>
          <w:szCs w:val="20"/>
        </w:rPr>
      </w:pPr>
    </w:p>
    <w:p w:rsidR="006A4272" w:rsidRDefault="00277025">
      <w:pPr>
        <w:tabs>
          <w:tab w:val="left" w:pos="8900"/>
        </w:tabs>
        <w:rPr>
          <w:sz w:val="20"/>
          <w:szCs w:val="20"/>
        </w:rPr>
      </w:pPr>
      <w:r>
        <w:rPr>
          <w:rFonts w:ascii="Arial" w:eastAsia="Arial" w:hAnsi="Arial" w:cs="Arial"/>
          <w:sz w:val="16"/>
          <w:szCs w:val="16"/>
        </w:rPr>
        <w:t xml:space="preserve">© 2018 Cisco y/o sus filiales. Todos los derechos reservados. Este documento es </w:t>
      </w:r>
      <w:r>
        <w:rPr>
          <w:rFonts w:ascii="Arial" w:eastAsia="Arial" w:hAnsi="Arial" w:cs="Arial"/>
          <w:sz w:val="16"/>
          <w:szCs w:val="16"/>
        </w:rPr>
        <w:t>información pública de Cisco.</w:t>
      </w:r>
      <w:r>
        <w:rPr>
          <w:sz w:val="20"/>
          <w:szCs w:val="20"/>
        </w:rPr>
        <w:tab/>
      </w:r>
      <w:r>
        <w:rPr>
          <w:rFonts w:ascii="Arial" w:eastAsia="Arial" w:hAnsi="Arial" w:cs="Arial"/>
          <w:sz w:val="15"/>
          <w:szCs w:val="15"/>
        </w:rPr>
        <w:t xml:space="preserve">Página </w:t>
      </w:r>
      <w:r>
        <w:rPr>
          <w:rFonts w:ascii="Arial" w:eastAsia="Arial" w:hAnsi="Arial" w:cs="Arial"/>
          <w:b/>
          <w:bCs/>
          <w:sz w:val="15"/>
          <w:szCs w:val="15"/>
        </w:rPr>
        <w:t>14</w:t>
      </w:r>
      <w:r>
        <w:rPr>
          <w:rFonts w:ascii="Arial" w:eastAsia="Arial" w:hAnsi="Arial" w:cs="Arial"/>
          <w:sz w:val="15"/>
          <w:szCs w:val="15"/>
        </w:rPr>
        <w:t xml:space="preserve"> de </w:t>
      </w:r>
      <w:r>
        <w:rPr>
          <w:rFonts w:ascii="Arial" w:eastAsia="Arial" w:hAnsi="Arial" w:cs="Arial"/>
          <w:b/>
          <w:bCs/>
          <w:sz w:val="15"/>
          <w:szCs w:val="15"/>
        </w:rPr>
        <w:t>18</w:t>
      </w:r>
    </w:p>
    <w:p w:rsidR="006A4272" w:rsidRDefault="006A4272">
      <w:pPr>
        <w:sectPr w:rsidR="006A4272">
          <w:type w:val="continuous"/>
          <w:pgSz w:w="12240" w:h="15840"/>
          <w:pgMar w:top="754" w:right="1080" w:bottom="171" w:left="1080" w:header="0" w:footer="0" w:gutter="0"/>
          <w:cols w:space="720" w:equalWidth="0">
            <w:col w:w="10080"/>
          </w:cols>
        </w:sectPr>
      </w:pPr>
    </w:p>
    <w:p w:rsidR="006A4272" w:rsidRDefault="00277025">
      <w:pPr>
        <w:rPr>
          <w:sz w:val="20"/>
          <w:szCs w:val="20"/>
        </w:rPr>
      </w:pPr>
      <w:bookmarkStart w:id="14" w:name="page15"/>
      <w:bookmarkEnd w:id="14"/>
      <w:r>
        <w:rPr>
          <w:rFonts w:ascii="Arial" w:eastAsia="Arial" w:hAnsi="Arial" w:cs="Arial"/>
          <w:b/>
          <w:bCs/>
          <w:sz w:val="19"/>
          <w:szCs w:val="19"/>
        </w:rPr>
        <w:t>Práctica de laboratorio: Uso de Wireshark para ver el tráfico de la red</w:t>
      </w:r>
    </w:p>
    <w:p w:rsidR="006A4272" w:rsidRDefault="00277025">
      <w:pPr>
        <w:spacing w:line="20" w:lineRule="exact"/>
        <w:rPr>
          <w:sz w:val="20"/>
          <w:szCs w:val="20"/>
        </w:rPr>
      </w:pPr>
      <w:r>
        <w:rPr>
          <w:noProof/>
          <w:sz w:val="20"/>
          <w:szCs w:val="20"/>
        </w:rPr>
        <mc:AlternateContent>
          <mc:Choice Requires="wps">
            <w:drawing>
              <wp:anchor distT="0" distB="0" distL="114300" distR="114300" simplePos="0" relativeHeight="251673600" behindDoc="1" locked="0" layoutInCell="0" allowOverlap="1">
                <wp:simplePos x="0" y="0"/>
                <wp:positionH relativeFrom="column">
                  <wp:posOffset>-17780</wp:posOffset>
                </wp:positionH>
                <wp:positionV relativeFrom="paragraph">
                  <wp:posOffset>71755</wp:posOffset>
                </wp:positionV>
                <wp:extent cx="6497320" cy="0"/>
                <wp:effectExtent l="0" t="0" r="0" b="0"/>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97320" cy="4763"/>
                        </a:xfrm>
                        <a:prstGeom prst="line">
                          <a:avLst/>
                        </a:prstGeom>
                        <a:solidFill>
                          <a:srgbClr val="FFFFFF"/>
                        </a:solidFill>
                        <a:ln w="27431">
                          <a:solidFill>
                            <a:srgbClr val="000000"/>
                          </a:solidFill>
                          <a:miter lim="800000"/>
                          <a:headEnd/>
                          <a:tailEnd/>
                        </a:ln>
                      </wps:spPr>
                      <wps:bodyPr/>
                    </wps:wsp>
                  </a:graphicData>
                </a:graphic>
              </wp:anchor>
            </w:drawing>
          </mc:Choice>
          <mc:Fallback>
            <w:pict>
              <v:line w14:anchorId="725B9769" id="Shape 40" o:spid="_x0000_s1026" style="position:absolute;z-index:-251642880;visibility:visible;mso-wrap-style:square;mso-wrap-distance-left:9pt;mso-wrap-distance-top:0;mso-wrap-distance-right:9pt;mso-wrap-distance-bottom:0;mso-position-horizontal:absolute;mso-position-horizontal-relative:text;mso-position-vertical:absolute;mso-position-vertical-relative:text" from="-1.4pt,5.65pt" to="510.2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" o:allowincell="f" filled="t" strokeweight=".76197mm">
                <v:stroke joinstyle="miter"/>
                <o:lock v:ext="edit" shapetype="f"/>
              </v:line>
            </w:pict>
          </mc:Fallback>
        </mc:AlternateContent>
      </w:r>
    </w:p>
    <w:p w:rsidR="006A4272" w:rsidRDefault="006A4272">
      <w:pPr>
        <w:sectPr w:rsidR="006A4272">
          <w:pgSz w:w="12240" w:h="15840"/>
          <w:pgMar w:top="754" w:right="1060" w:bottom="171" w:left="1080" w:header="0" w:footer="0" w:gutter="0"/>
          <w:cols w:space="720" w:equalWidth="0">
            <w:col w:w="10100"/>
          </w:cols>
        </w:sectPr>
      </w:pPr>
    </w:p>
    <w:p w:rsidR="006A4272" w:rsidRDefault="006A4272">
      <w:pPr>
        <w:spacing w:line="200" w:lineRule="exact"/>
        <w:rPr>
          <w:sz w:val="20"/>
          <w:szCs w:val="20"/>
        </w:rPr>
      </w:pPr>
    </w:p>
    <w:p w:rsidR="006A4272" w:rsidRDefault="006A4272">
      <w:pPr>
        <w:spacing w:line="239" w:lineRule="exact"/>
        <w:rPr>
          <w:sz w:val="20"/>
          <w:szCs w:val="20"/>
        </w:rPr>
      </w:pPr>
    </w:p>
    <w:p w:rsidR="006A4272" w:rsidRDefault="00277025">
      <w:pPr>
        <w:numPr>
          <w:ilvl w:val="0"/>
          <w:numId w:val="19"/>
        </w:numPr>
        <w:tabs>
          <w:tab w:val="left" w:pos="720"/>
        </w:tabs>
        <w:spacing w:line="319" w:lineRule="auto"/>
        <w:ind w:left="720" w:hanging="360"/>
        <w:rPr>
          <w:rFonts w:ascii="Arial" w:eastAsia="Arial" w:hAnsi="Arial" w:cs="Arial"/>
          <w:sz w:val="19"/>
          <w:szCs w:val="19"/>
        </w:rPr>
      </w:pPr>
      <w:r>
        <w:rPr>
          <w:rFonts w:ascii="Arial" w:eastAsia="Arial" w:hAnsi="Arial" w:cs="Arial"/>
          <w:sz w:val="19"/>
          <w:szCs w:val="19"/>
        </w:rPr>
        <w:t xml:space="preserve">En el panel izquierdo, haga clic en la opción </w:t>
      </w:r>
      <w:r>
        <w:rPr>
          <w:rFonts w:ascii="Arial" w:eastAsia="Arial" w:hAnsi="Arial" w:cs="Arial"/>
          <w:b/>
          <w:bCs/>
          <w:sz w:val="19"/>
          <w:szCs w:val="19"/>
        </w:rPr>
        <w:t>Protocol and Ports</w:t>
      </w:r>
      <w:r>
        <w:rPr>
          <w:rFonts w:ascii="Arial" w:eastAsia="Arial" w:hAnsi="Arial" w:cs="Arial"/>
          <w:sz w:val="19"/>
          <w:szCs w:val="19"/>
        </w:rPr>
        <w:t xml:space="preserve"> (Protocolo y puertos) y, en el menú desplegable </w:t>
      </w:r>
      <w:r>
        <w:rPr>
          <w:rFonts w:ascii="Arial" w:eastAsia="Arial" w:hAnsi="Arial" w:cs="Arial"/>
          <w:b/>
          <w:bCs/>
          <w:sz w:val="19"/>
          <w:szCs w:val="19"/>
        </w:rPr>
        <w:t>Protocol Type</w:t>
      </w:r>
      <w:r>
        <w:rPr>
          <w:rFonts w:ascii="Arial" w:eastAsia="Arial" w:hAnsi="Arial" w:cs="Arial"/>
          <w:sz w:val="19"/>
          <w:szCs w:val="19"/>
        </w:rPr>
        <w:t xml:space="preserve"> (Tipo de protocolo), seleccione </w:t>
      </w:r>
      <w:r>
        <w:rPr>
          <w:rFonts w:ascii="Arial" w:eastAsia="Arial" w:hAnsi="Arial" w:cs="Arial"/>
          <w:b/>
          <w:bCs/>
          <w:sz w:val="19"/>
          <w:szCs w:val="19"/>
        </w:rPr>
        <w:t>ICMPv4</w:t>
      </w:r>
      <w:r>
        <w:rPr>
          <w:rFonts w:ascii="Arial" w:eastAsia="Arial" w:hAnsi="Arial" w:cs="Arial"/>
          <w:sz w:val="19"/>
          <w:szCs w:val="19"/>
        </w:rPr>
        <w:t xml:space="preserve">; luego, haga clic en </w:t>
      </w:r>
      <w:r>
        <w:rPr>
          <w:rFonts w:ascii="Arial" w:eastAsia="Arial" w:hAnsi="Arial" w:cs="Arial"/>
          <w:b/>
          <w:bCs/>
          <w:sz w:val="19"/>
          <w:szCs w:val="19"/>
        </w:rPr>
        <w:t>Next</w:t>
      </w:r>
      <w:r>
        <w:rPr>
          <w:rFonts w:ascii="Arial" w:eastAsia="Arial" w:hAnsi="Arial" w:cs="Arial"/>
          <w:sz w:val="19"/>
          <w:szCs w:val="19"/>
        </w:rPr>
        <w:t xml:space="preserve"> (Siguiente).</w:t>
      </w:r>
    </w:p>
    <w:p w:rsidR="006A4272" w:rsidRDefault="00277025">
      <w:pPr>
        <w:spacing w:line="20" w:lineRule="exact"/>
        <w:rPr>
          <w:sz w:val="20"/>
          <w:szCs w:val="20"/>
        </w:rPr>
      </w:pPr>
      <w:r>
        <w:rPr>
          <w:noProof/>
          <w:sz w:val="20"/>
          <w:szCs w:val="20"/>
        </w:rPr>
        <w:drawing>
          <wp:anchor distT="0" distB="0" distL="114300" distR="114300" simplePos="0" relativeHeight="251674624" behindDoc="1" locked="0" layoutInCell="0" allowOverlap="1">
            <wp:simplePos x="0" y="0"/>
            <wp:positionH relativeFrom="column">
              <wp:posOffset>1059180</wp:posOffset>
            </wp:positionH>
            <wp:positionV relativeFrom="paragraph">
              <wp:posOffset>93345</wp:posOffset>
            </wp:positionV>
            <wp:extent cx="4352925" cy="3509645"/>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a:extLst/>
                    </a:blip>
                    <a:srcRect/>
                    <a:stretch>
                      <a:fillRect/>
                    </a:stretch>
                  </pic:blipFill>
                  <pic:spPr bwMode="auto">
                    <a:xfrm>
                      <a:off x="0" y="0"/>
                      <a:ext cx="4352925" cy="3509645"/>
                    </a:xfrm>
                    <a:prstGeom prst="rect">
                      <a:avLst/>
                    </a:prstGeom>
                    <a:noFill/>
                  </pic:spPr>
                </pic:pic>
              </a:graphicData>
            </a:graphic>
          </wp:anchor>
        </w:drawing>
      </w:r>
    </w:p>
    <w:p w:rsidR="006A4272" w:rsidRDefault="006A4272">
      <w:pPr>
        <w:sectPr w:rsidR="006A4272">
          <w:type w:val="continuous"/>
          <w:pgSz w:w="12240" w:h="15840"/>
          <w:pgMar w:top="754" w:right="1060" w:bottom="171" w:left="1080" w:header="0" w:footer="0" w:gutter="0"/>
          <w:cols w:space="720" w:equalWidth="0">
            <w:col w:w="10100"/>
          </w:cols>
        </w:sect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327" w:lineRule="exact"/>
        <w:rPr>
          <w:sz w:val="20"/>
          <w:szCs w:val="20"/>
        </w:rPr>
      </w:pPr>
    </w:p>
    <w:p w:rsidR="006A4272" w:rsidRDefault="00277025">
      <w:pPr>
        <w:tabs>
          <w:tab w:val="left" w:pos="8900"/>
        </w:tabs>
        <w:rPr>
          <w:sz w:val="20"/>
          <w:szCs w:val="20"/>
        </w:rPr>
      </w:pPr>
      <w:r>
        <w:rPr>
          <w:rFonts w:ascii="Arial" w:eastAsia="Arial" w:hAnsi="Arial" w:cs="Arial"/>
          <w:sz w:val="16"/>
          <w:szCs w:val="16"/>
        </w:rPr>
        <w:t xml:space="preserve">© 2018 Cisco y/o sus </w:t>
      </w:r>
      <w:r>
        <w:rPr>
          <w:rFonts w:ascii="Arial" w:eastAsia="Arial" w:hAnsi="Arial" w:cs="Arial"/>
          <w:sz w:val="16"/>
          <w:szCs w:val="16"/>
        </w:rPr>
        <w:t>filiales. Todos los derechos reservados. Este documento es información pública de Cisco.</w:t>
      </w:r>
      <w:r>
        <w:rPr>
          <w:sz w:val="20"/>
          <w:szCs w:val="20"/>
        </w:rPr>
        <w:tab/>
      </w:r>
      <w:r>
        <w:rPr>
          <w:rFonts w:ascii="Arial" w:eastAsia="Arial" w:hAnsi="Arial" w:cs="Arial"/>
          <w:sz w:val="15"/>
          <w:szCs w:val="15"/>
        </w:rPr>
        <w:t xml:space="preserve">Página </w:t>
      </w:r>
      <w:r>
        <w:rPr>
          <w:rFonts w:ascii="Arial" w:eastAsia="Arial" w:hAnsi="Arial" w:cs="Arial"/>
          <w:b/>
          <w:bCs/>
          <w:sz w:val="15"/>
          <w:szCs w:val="15"/>
        </w:rPr>
        <w:t>15</w:t>
      </w:r>
      <w:r>
        <w:rPr>
          <w:rFonts w:ascii="Arial" w:eastAsia="Arial" w:hAnsi="Arial" w:cs="Arial"/>
          <w:sz w:val="15"/>
          <w:szCs w:val="15"/>
        </w:rPr>
        <w:t xml:space="preserve"> de </w:t>
      </w:r>
      <w:r>
        <w:rPr>
          <w:rFonts w:ascii="Arial" w:eastAsia="Arial" w:hAnsi="Arial" w:cs="Arial"/>
          <w:b/>
          <w:bCs/>
          <w:sz w:val="15"/>
          <w:szCs w:val="15"/>
        </w:rPr>
        <w:t>18</w:t>
      </w:r>
    </w:p>
    <w:p w:rsidR="006A4272" w:rsidRDefault="006A4272">
      <w:pPr>
        <w:sectPr w:rsidR="006A4272">
          <w:type w:val="continuous"/>
          <w:pgSz w:w="12240" w:h="15840"/>
          <w:pgMar w:top="754" w:right="1060" w:bottom="171" w:left="1080" w:header="0" w:footer="0" w:gutter="0"/>
          <w:cols w:space="720" w:equalWidth="0">
            <w:col w:w="10100"/>
          </w:cols>
        </w:sectPr>
      </w:pPr>
    </w:p>
    <w:p w:rsidR="006A4272" w:rsidRDefault="00277025">
      <w:pPr>
        <w:rPr>
          <w:sz w:val="20"/>
          <w:szCs w:val="20"/>
        </w:rPr>
      </w:pPr>
      <w:bookmarkStart w:id="15" w:name="page16"/>
      <w:bookmarkEnd w:id="15"/>
      <w:r>
        <w:rPr>
          <w:rFonts w:ascii="Arial" w:eastAsia="Arial" w:hAnsi="Arial" w:cs="Arial"/>
          <w:b/>
          <w:bCs/>
          <w:sz w:val="19"/>
          <w:szCs w:val="19"/>
        </w:rPr>
        <w:t>Práctica de laboratorio: Uso de Wireshark para ver el tráfico de la red</w:t>
      </w:r>
    </w:p>
    <w:p w:rsidR="006A4272" w:rsidRDefault="00277025">
      <w:pPr>
        <w:spacing w:line="20" w:lineRule="exact"/>
        <w:rPr>
          <w:sz w:val="20"/>
          <w:szCs w:val="20"/>
        </w:rPr>
      </w:pPr>
      <w:r>
        <w:rPr>
          <w:noProof/>
          <w:sz w:val="20"/>
          <w:szCs w:val="20"/>
        </w:rPr>
        <mc:AlternateContent>
          <mc:Choice Requires="wps">
            <w:drawing>
              <wp:anchor distT="0" distB="0" distL="114300" distR="114300" simplePos="0" relativeHeight="251675648" behindDoc="1" locked="0" layoutInCell="0" allowOverlap="1">
                <wp:simplePos x="0" y="0"/>
                <wp:positionH relativeFrom="column">
                  <wp:posOffset>-17780</wp:posOffset>
                </wp:positionH>
                <wp:positionV relativeFrom="paragraph">
                  <wp:posOffset>71755</wp:posOffset>
                </wp:positionV>
                <wp:extent cx="6497320" cy="0"/>
                <wp:effectExtent l="0" t="0" r="0" b="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97320" cy="4763"/>
                        </a:xfrm>
                        <a:prstGeom prst="line">
                          <a:avLst/>
                        </a:prstGeom>
                        <a:solidFill>
                          <a:srgbClr val="FFFFFF"/>
                        </a:solidFill>
                        <a:ln w="27431">
                          <a:solidFill>
                            <a:srgbClr val="000000"/>
                          </a:solidFill>
                          <a:miter lim="800000"/>
                          <a:headEnd/>
                          <a:tailEnd/>
                        </a:ln>
                      </wps:spPr>
                      <wps:bodyPr/>
                    </wps:wsp>
                  </a:graphicData>
                </a:graphic>
              </wp:anchor>
            </w:drawing>
          </mc:Choice>
          <mc:Fallback>
            <w:pict>
              <v:line w14:anchorId="52C3B4A9" id="Shape 42" o:spid="_x0000_s1026" style="position:absolute;z-index:-251640832;visibility:visible;mso-wrap-style:square;mso-wrap-distance-left:9pt;mso-wrap-distance-top:0;mso-wrap-distance-right:9pt;mso-wrap-distance-bottom:0;mso-position-horizontal:absolute;mso-position-horizontal-relative:text;mso-position-vertical:absolute;mso-position-vertical-relative:text" from="-1.4pt,5.65pt" to="510.2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" o:allowincell="f" filled="t" strokeweight=".76197mm">
                <v:stroke joinstyle="miter"/>
                <o:lock v:ext="edit" shapetype="f"/>
              </v:line>
            </w:pict>
          </mc:Fallback>
        </mc:AlternateContent>
      </w:r>
    </w:p>
    <w:p w:rsidR="006A4272" w:rsidRDefault="006A4272">
      <w:pPr>
        <w:sectPr w:rsidR="006A4272">
          <w:pgSz w:w="12240" w:h="15840"/>
          <w:pgMar w:top="754" w:right="1080" w:bottom="171" w:left="1080" w:header="0" w:footer="0" w:gutter="0"/>
          <w:cols w:space="720" w:equalWidth="0">
            <w:col w:w="10080"/>
          </w:cols>
        </w:sectPr>
      </w:pPr>
    </w:p>
    <w:p w:rsidR="006A4272" w:rsidRDefault="006A4272">
      <w:pPr>
        <w:spacing w:line="200" w:lineRule="exact"/>
        <w:rPr>
          <w:sz w:val="20"/>
          <w:szCs w:val="20"/>
        </w:rPr>
      </w:pPr>
    </w:p>
    <w:p w:rsidR="006A4272" w:rsidRDefault="006A4272">
      <w:pPr>
        <w:spacing w:line="239" w:lineRule="exact"/>
        <w:rPr>
          <w:sz w:val="20"/>
          <w:szCs w:val="20"/>
        </w:rPr>
      </w:pPr>
    </w:p>
    <w:p w:rsidR="006A4272" w:rsidRDefault="00277025">
      <w:pPr>
        <w:numPr>
          <w:ilvl w:val="0"/>
          <w:numId w:val="20"/>
        </w:numPr>
        <w:tabs>
          <w:tab w:val="left" w:pos="720"/>
        </w:tabs>
        <w:spacing w:line="291" w:lineRule="auto"/>
        <w:ind w:left="720" w:right="280" w:hanging="360"/>
        <w:rPr>
          <w:rFonts w:ascii="Arial" w:eastAsia="Arial" w:hAnsi="Arial" w:cs="Arial"/>
          <w:sz w:val="20"/>
          <w:szCs w:val="20"/>
        </w:rPr>
      </w:pPr>
      <w:r>
        <w:rPr>
          <w:rFonts w:ascii="Arial" w:eastAsia="Arial" w:hAnsi="Arial" w:cs="Arial"/>
          <w:sz w:val="20"/>
          <w:szCs w:val="20"/>
        </w:rPr>
        <w:t xml:space="preserve">En el panel izquierdo, haga clic en la opción </w:t>
      </w:r>
      <w:r>
        <w:rPr>
          <w:rFonts w:ascii="Arial" w:eastAsia="Arial" w:hAnsi="Arial" w:cs="Arial"/>
          <w:b/>
          <w:bCs/>
          <w:sz w:val="20"/>
          <w:szCs w:val="20"/>
        </w:rPr>
        <w:t>Name</w:t>
      </w:r>
      <w:r>
        <w:rPr>
          <w:rFonts w:ascii="Arial" w:eastAsia="Arial" w:hAnsi="Arial" w:cs="Arial"/>
          <w:sz w:val="20"/>
          <w:szCs w:val="20"/>
        </w:rPr>
        <w:t xml:space="preserve"> (Nombre), y, en el campo </w:t>
      </w:r>
      <w:r>
        <w:rPr>
          <w:rFonts w:ascii="Arial" w:eastAsia="Arial" w:hAnsi="Arial" w:cs="Arial"/>
          <w:b/>
          <w:bCs/>
          <w:sz w:val="20"/>
          <w:szCs w:val="20"/>
        </w:rPr>
        <w:t>Name</w:t>
      </w:r>
      <w:r>
        <w:rPr>
          <w:rFonts w:ascii="Arial" w:eastAsia="Arial" w:hAnsi="Arial" w:cs="Arial"/>
          <w:sz w:val="20"/>
          <w:szCs w:val="20"/>
        </w:rPr>
        <w:t xml:space="preserve"> (Nombre), escriba </w:t>
      </w:r>
      <w:r>
        <w:rPr>
          <w:rFonts w:ascii="Arial" w:eastAsia="Arial" w:hAnsi="Arial" w:cs="Arial"/>
          <w:b/>
          <w:bCs/>
          <w:sz w:val="20"/>
          <w:szCs w:val="20"/>
        </w:rPr>
        <w:t xml:space="preserve">Allow ICMP Requests </w:t>
      </w:r>
      <w:r>
        <w:rPr>
          <w:rFonts w:ascii="Arial" w:eastAsia="Arial" w:hAnsi="Arial" w:cs="Arial"/>
          <w:sz w:val="20"/>
          <w:szCs w:val="20"/>
        </w:rPr>
        <w:t>(Permitir solicitudes ICMP). Haga clic en</w:t>
      </w:r>
      <w:r>
        <w:rPr>
          <w:rFonts w:ascii="Arial" w:eastAsia="Arial" w:hAnsi="Arial" w:cs="Arial"/>
          <w:b/>
          <w:bCs/>
          <w:sz w:val="20"/>
          <w:szCs w:val="20"/>
        </w:rPr>
        <w:t xml:space="preserve"> Finalizar</w:t>
      </w:r>
      <w:r>
        <w:rPr>
          <w:rFonts w:ascii="Arial" w:eastAsia="Arial" w:hAnsi="Arial" w:cs="Arial"/>
          <w:sz w:val="20"/>
          <w:szCs w:val="20"/>
        </w:rPr>
        <w:t>.</w:t>
      </w:r>
    </w:p>
    <w:p w:rsidR="006A4272" w:rsidRDefault="00277025">
      <w:pPr>
        <w:spacing w:line="20" w:lineRule="exact"/>
        <w:rPr>
          <w:sz w:val="20"/>
          <w:szCs w:val="20"/>
        </w:rPr>
      </w:pPr>
      <w:r>
        <w:rPr>
          <w:noProof/>
          <w:sz w:val="20"/>
          <w:szCs w:val="20"/>
        </w:rPr>
        <w:drawing>
          <wp:anchor distT="0" distB="0" distL="114300" distR="114300" simplePos="0" relativeHeight="251676672" behindDoc="1" locked="0" layoutInCell="0" allowOverlap="1">
            <wp:simplePos x="0" y="0"/>
            <wp:positionH relativeFrom="column">
              <wp:posOffset>963930</wp:posOffset>
            </wp:positionH>
            <wp:positionV relativeFrom="paragraph">
              <wp:posOffset>107950</wp:posOffset>
            </wp:positionV>
            <wp:extent cx="4572000" cy="3667125"/>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extLst/>
                    </a:blip>
                    <a:srcRect/>
                    <a:stretch>
                      <a:fillRect/>
                    </a:stretch>
                  </pic:blipFill>
                  <pic:spPr bwMode="auto">
                    <a:xfrm>
                      <a:off x="0" y="0"/>
                      <a:ext cx="4572000" cy="3667125"/>
                    </a:xfrm>
                    <a:prstGeom prst="rect">
                      <a:avLst/>
                    </a:prstGeom>
                    <a:noFill/>
                  </pic:spPr>
                </pic:pic>
              </a:graphicData>
            </a:graphic>
          </wp:anchor>
        </w:drawing>
      </w: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398" w:lineRule="exact"/>
        <w:rPr>
          <w:sz w:val="20"/>
          <w:szCs w:val="20"/>
        </w:rPr>
      </w:pPr>
    </w:p>
    <w:p w:rsidR="006A4272" w:rsidRDefault="00277025">
      <w:pPr>
        <w:ind w:left="720"/>
        <w:rPr>
          <w:sz w:val="20"/>
          <w:szCs w:val="20"/>
        </w:rPr>
      </w:pPr>
      <w:r>
        <w:rPr>
          <w:rFonts w:ascii="Arial" w:eastAsia="Arial" w:hAnsi="Arial" w:cs="Arial"/>
          <w:sz w:val="20"/>
          <w:szCs w:val="20"/>
        </w:rPr>
        <w:t xml:space="preserve">Esta nueva regla debe permitir que los miembros del </w:t>
      </w:r>
      <w:r>
        <w:rPr>
          <w:rFonts w:ascii="Arial" w:eastAsia="Arial" w:hAnsi="Arial" w:cs="Arial"/>
          <w:sz w:val="20"/>
          <w:szCs w:val="20"/>
        </w:rPr>
        <w:t>equipo reciban respuestas de ping de su PC.</w:t>
      </w:r>
    </w:p>
    <w:p w:rsidR="006A4272" w:rsidRDefault="006A4272">
      <w:pPr>
        <w:spacing w:line="200" w:lineRule="exact"/>
        <w:rPr>
          <w:sz w:val="20"/>
          <w:szCs w:val="20"/>
        </w:rPr>
      </w:pPr>
    </w:p>
    <w:p w:rsidR="006A4272" w:rsidRDefault="006A4272">
      <w:pPr>
        <w:spacing w:line="201" w:lineRule="exact"/>
        <w:rPr>
          <w:sz w:val="20"/>
          <w:szCs w:val="20"/>
        </w:rPr>
      </w:pPr>
    </w:p>
    <w:p w:rsidR="006A4272" w:rsidRDefault="00277025">
      <w:pPr>
        <w:rPr>
          <w:sz w:val="20"/>
          <w:szCs w:val="20"/>
        </w:rPr>
      </w:pPr>
      <w:r>
        <w:rPr>
          <w:rFonts w:ascii="Arial" w:eastAsia="Arial" w:hAnsi="Arial" w:cs="Arial"/>
          <w:b/>
          <w:bCs/>
        </w:rPr>
        <w:t>Paso 2: Deshabilitar o eliminar la nueva regla ICMP</w:t>
      </w:r>
    </w:p>
    <w:p w:rsidR="006A4272" w:rsidRDefault="006A4272">
      <w:pPr>
        <w:spacing w:line="167" w:lineRule="exact"/>
        <w:rPr>
          <w:sz w:val="20"/>
          <w:szCs w:val="20"/>
        </w:rPr>
      </w:pPr>
    </w:p>
    <w:p w:rsidR="006A4272" w:rsidRDefault="00277025">
      <w:pPr>
        <w:ind w:left="360" w:right="140"/>
        <w:rPr>
          <w:sz w:val="20"/>
          <w:szCs w:val="20"/>
        </w:rPr>
      </w:pPr>
      <w:r>
        <w:rPr>
          <w:rFonts w:ascii="Arial" w:eastAsia="Arial" w:hAnsi="Arial" w:cs="Arial"/>
          <w:sz w:val="20"/>
          <w:szCs w:val="20"/>
        </w:rPr>
        <w:t xml:space="preserve">Una vez completada la práctica de laboratorio, es posible que desee deshabilitar o incluso eliminar la nueva regla que creó en el paso 1. La opción </w:t>
      </w:r>
      <w:r>
        <w:rPr>
          <w:rFonts w:ascii="Arial" w:eastAsia="Arial" w:hAnsi="Arial" w:cs="Arial"/>
          <w:b/>
          <w:bCs/>
          <w:sz w:val="20"/>
          <w:szCs w:val="20"/>
        </w:rPr>
        <w:t>Deshabilitar regla</w:t>
      </w:r>
      <w:r>
        <w:rPr>
          <w:rFonts w:ascii="Arial" w:eastAsia="Arial" w:hAnsi="Arial" w:cs="Arial"/>
          <w:sz w:val="20"/>
          <w:szCs w:val="20"/>
        </w:rPr>
        <w:t xml:space="preserve"> le permite volver a habilitar la regla en una fecha</w:t>
      </w:r>
    </w:p>
    <w:p w:rsidR="006A4272" w:rsidRDefault="006A4272">
      <w:pPr>
        <w:spacing w:line="1" w:lineRule="exact"/>
        <w:rPr>
          <w:sz w:val="20"/>
          <w:szCs w:val="20"/>
        </w:rPr>
      </w:pPr>
    </w:p>
    <w:p w:rsidR="006A4272" w:rsidRDefault="00277025">
      <w:pPr>
        <w:ind w:left="360"/>
        <w:rPr>
          <w:sz w:val="20"/>
          <w:szCs w:val="20"/>
        </w:rPr>
      </w:pPr>
      <w:r>
        <w:rPr>
          <w:rFonts w:ascii="Arial" w:eastAsia="Arial" w:hAnsi="Arial" w:cs="Arial"/>
          <w:sz w:val="20"/>
          <w:szCs w:val="20"/>
        </w:rPr>
        <w:t>posterior. Al eliminar la regla, esta se elimina permanentemente de la lista de reglas de entrada.</w:t>
      </w:r>
    </w:p>
    <w:p w:rsidR="006A4272" w:rsidRDefault="006A4272">
      <w:pPr>
        <w:sectPr w:rsidR="006A4272">
          <w:type w:val="continuous"/>
          <w:pgSz w:w="12240" w:h="15840"/>
          <w:pgMar w:top="754" w:right="1080" w:bottom="171" w:left="1080" w:header="0" w:footer="0" w:gutter="0"/>
          <w:cols w:space="720" w:equalWidth="0">
            <w:col w:w="10080"/>
          </w:cols>
        </w:sect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391" w:lineRule="exact"/>
        <w:rPr>
          <w:sz w:val="20"/>
          <w:szCs w:val="20"/>
        </w:rPr>
      </w:pPr>
    </w:p>
    <w:p w:rsidR="006A4272" w:rsidRDefault="00277025">
      <w:pPr>
        <w:tabs>
          <w:tab w:val="left" w:pos="8900"/>
        </w:tabs>
        <w:rPr>
          <w:sz w:val="20"/>
          <w:szCs w:val="20"/>
        </w:rPr>
      </w:pPr>
      <w:r>
        <w:rPr>
          <w:rFonts w:ascii="Arial" w:eastAsia="Arial" w:hAnsi="Arial" w:cs="Arial"/>
          <w:sz w:val="16"/>
          <w:szCs w:val="16"/>
        </w:rPr>
        <w:t xml:space="preserve">© 2018 Cisco y/o sus filiales. Todos los </w:t>
      </w:r>
      <w:r>
        <w:rPr>
          <w:rFonts w:ascii="Arial" w:eastAsia="Arial" w:hAnsi="Arial" w:cs="Arial"/>
          <w:sz w:val="16"/>
          <w:szCs w:val="16"/>
        </w:rPr>
        <w:t>derechos reservados. Este documento es información pública de Cisco.</w:t>
      </w:r>
      <w:r>
        <w:rPr>
          <w:sz w:val="20"/>
          <w:szCs w:val="20"/>
        </w:rPr>
        <w:tab/>
      </w:r>
      <w:r>
        <w:rPr>
          <w:rFonts w:ascii="Arial" w:eastAsia="Arial" w:hAnsi="Arial" w:cs="Arial"/>
          <w:sz w:val="15"/>
          <w:szCs w:val="15"/>
        </w:rPr>
        <w:t xml:space="preserve">Página </w:t>
      </w:r>
      <w:r>
        <w:rPr>
          <w:rFonts w:ascii="Arial" w:eastAsia="Arial" w:hAnsi="Arial" w:cs="Arial"/>
          <w:b/>
          <w:bCs/>
          <w:sz w:val="15"/>
          <w:szCs w:val="15"/>
        </w:rPr>
        <w:t>16</w:t>
      </w:r>
      <w:r>
        <w:rPr>
          <w:rFonts w:ascii="Arial" w:eastAsia="Arial" w:hAnsi="Arial" w:cs="Arial"/>
          <w:sz w:val="15"/>
          <w:szCs w:val="15"/>
        </w:rPr>
        <w:t xml:space="preserve"> de </w:t>
      </w:r>
      <w:r>
        <w:rPr>
          <w:rFonts w:ascii="Arial" w:eastAsia="Arial" w:hAnsi="Arial" w:cs="Arial"/>
          <w:b/>
          <w:bCs/>
          <w:sz w:val="15"/>
          <w:szCs w:val="15"/>
        </w:rPr>
        <w:t>18</w:t>
      </w:r>
    </w:p>
    <w:p w:rsidR="006A4272" w:rsidRDefault="006A4272">
      <w:pPr>
        <w:sectPr w:rsidR="006A4272">
          <w:type w:val="continuous"/>
          <w:pgSz w:w="12240" w:h="15840"/>
          <w:pgMar w:top="754" w:right="1080" w:bottom="171" w:left="1080" w:header="0" w:footer="0" w:gutter="0"/>
          <w:cols w:space="720" w:equalWidth="0">
            <w:col w:w="10080"/>
          </w:cols>
        </w:sectPr>
      </w:pPr>
    </w:p>
    <w:p w:rsidR="006A4272" w:rsidRDefault="00277025">
      <w:pPr>
        <w:rPr>
          <w:sz w:val="20"/>
          <w:szCs w:val="20"/>
        </w:rPr>
      </w:pPr>
      <w:bookmarkStart w:id="16" w:name="page17"/>
      <w:bookmarkEnd w:id="16"/>
      <w:r>
        <w:rPr>
          <w:rFonts w:ascii="Arial" w:eastAsia="Arial" w:hAnsi="Arial" w:cs="Arial"/>
          <w:b/>
          <w:bCs/>
          <w:sz w:val="19"/>
          <w:szCs w:val="19"/>
        </w:rPr>
        <w:t>Práctica de laboratorio: Uso de Wireshark para ver el tráfico de la red</w:t>
      </w:r>
    </w:p>
    <w:p w:rsidR="006A4272" w:rsidRDefault="00277025">
      <w:pPr>
        <w:spacing w:line="20" w:lineRule="exact"/>
        <w:rPr>
          <w:sz w:val="20"/>
          <w:szCs w:val="20"/>
        </w:rPr>
      </w:pPr>
      <w:r>
        <w:rPr>
          <w:noProof/>
          <w:sz w:val="20"/>
          <w:szCs w:val="20"/>
        </w:rPr>
        <mc:AlternateContent>
          <mc:Choice Requires="wps">
            <w:drawing>
              <wp:anchor distT="0" distB="0" distL="114300" distR="114300" simplePos="0" relativeHeight="251677696" behindDoc="1" locked="0" layoutInCell="0" allowOverlap="1">
                <wp:simplePos x="0" y="0"/>
                <wp:positionH relativeFrom="column">
                  <wp:posOffset>-17780</wp:posOffset>
                </wp:positionH>
                <wp:positionV relativeFrom="paragraph">
                  <wp:posOffset>71755</wp:posOffset>
                </wp:positionV>
                <wp:extent cx="6497320" cy="0"/>
                <wp:effectExtent l="0" t="0" r="0" b="0"/>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97320" cy="4763"/>
                        </a:xfrm>
                        <a:prstGeom prst="line">
                          <a:avLst/>
                        </a:prstGeom>
                        <a:solidFill>
                          <a:srgbClr val="FFFFFF"/>
                        </a:solidFill>
                        <a:ln w="27431">
                          <a:solidFill>
                            <a:srgbClr val="000000"/>
                          </a:solidFill>
                          <a:miter lim="800000"/>
                          <a:headEnd/>
                          <a:tailEnd/>
                        </a:ln>
                      </wps:spPr>
                      <wps:bodyPr/>
                    </wps:wsp>
                  </a:graphicData>
                </a:graphic>
              </wp:anchor>
            </w:drawing>
          </mc:Choice>
          <mc:Fallback>
            <w:pict>
              <v:line w14:anchorId="082D204D" id="Shape 44" o:spid="_x0000_s1026" style="position:absolute;z-index:-251638784;visibility:visible;mso-wrap-style:square;mso-wrap-distance-left:9pt;mso-wrap-distance-top:0;mso-wrap-distance-right:9pt;mso-wrap-distance-bottom:0;mso-position-horizontal:absolute;mso-position-horizontal-relative:text;mso-position-vertical:absolute;mso-position-vertical-relative:text" from="-1.4pt,5.65pt" to="510.2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" o:allowincell="f" filled="t" strokeweight=".76197mm">
                <v:stroke joinstyle="miter"/>
                <o:lock v:ext="edit" shapetype="f"/>
              </v:line>
            </w:pict>
          </mc:Fallback>
        </mc:AlternateContent>
      </w:r>
    </w:p>
    <w:p w:rsidR="006A4272" w:rsidRDefault="006A4272">
      <w:pPr>
        <w:sectPr w:rsidR="006A4272">
          <w:pgSz w:w="12240" w:h="15840"/>
          <w:pgMar w:top="754" w:right="1080" w:bottom="171" w:left="1080" w:header="0" w:footer="0" w:gutter="0"/>
          <w:cols w:space="720" w:equalWidth="0">
            <w:col w:w="10080"/>
          </w:cols>
        </w:sectPr>
      </w:pPr>
    </w:p>
    <w:p w:rsidR="006A4272" w:rsidRDefault="006A4272">
      <w:pPr>
        <w:spacing w:line="200" w:lineRule="exact"/>
        <w:rPr>
          <w:sz w:val="20"/>
          <w:szCs w:val="20"/>
        </w:rPr>
      </w:pPr>
    </w:p>
    <w:p w:rsidR="006A4272" w:rsidRDefault="006A4272">
      <w:pPr>
        <w:spacing w:line="239" w:lineRule="exact"/>
        <w:rPr>
          <w:sz w:val="20"/>
          <w:szCs w:val="20"/>
        </w:rPr>
      </w:pPr>
    </w:p>
    <w:p w:rsidR="006A4272" w:rsidRDefault="00277025">
      <w:pPr>
        <w:numPr>
          <w:ilvl w:val="0"/>
          <w:numId w:val="21"/>
        </w:numPr>
        <w:tabs>
          <w:tab w:val="left" w:pos="780"/>
        </w:tabs>
        <w:spacing w:line="291" w:lineRule="auto"/>
        <w:ind w:left="780" w:right="280" w:hanging="420"/>
        <w:rPr>
          <w:rFonts w:ascii="Arial" w:eastAsia="Arial" w:hAnsi="Arial" w:cs="Arial"/>
          <w:sz w:val="20"/>
          <w:szCs w:val="20"/>
        </w:rPr>
      </w:pPr>
      <w:r>
        <w:rPr>
          <w:rFonts w:ascii="Arial" w:eastAsia="Arial" w:hAnsi="Arial" w:cs="Arial"/>
          <w:sz w:val="20"/>
          <w:szCs w:val="20"/>
        </w:rPr>
        <w:t xml:space="preserve">En el panel izquierdo de la ventana </w:t>
      </w:r>
      <w:r>
        <w:rPr>
          <w:rFonts w:ascii="Arial" w:eastAsia="Arial" w:hAnsi="Arial" w:cs="Arial"/>
          <w:b/>
          <w:bCs/>
          <w:sz w:val="20"/>
          <w:szCs w:val="20"/>
        </w:rPr>
        <w:t>Advanced Security</w:t>
      </w:r>
      <w:r>
        <w:rPr>
          <w:rFonts w:ascii="Arial" w:eastAsia="Arial" w:hAnsi="Arial" w:cs="Arial"/>
          <w:sz w:val="20"/>
          <w:szCs w:val="20"/>
        </w:rPr>
        <w:t xml:space="preserve"> (Seguridad avanzada), haga clic en </w:t>
      </w:r>
      <w:r>
        <w:rPr>
          <w:rFonts w:ascii="Arial" w:eastAsia="Arial" w:hAnsi="Arial" w:cs="Arial"/>
          <w:b/>
          <w:bCs/>
          <w:sz w:val="20"/>
          <w:szCs w:val="20"/>
        </w:rPr>
        <w:t>Inbound</w:t>
      </w:r>
      <w:r>
        <w:rPr>
          <w:rFonts w:ascii="Arial" w:eastAsia="Arial" w:hAnsi="Arial" w:cs="Arial"/>
          <w:sz w:val="20"/>
          <w:szCs w:val="20"/>
        </w:rPr>
        <w:t xml:space="preserve"> </w:t>
      </w:r>
      <w:r>
        <w:rPr>
          <w:rFonts w:ascii="Arial" w:eastAsia="Arial" w:hAnsi="Arial" w:cs="Arial"/>
          <w:b/>
          <w:bCs/>
          <w:sz w:val="20"/>
          <w:szCs w:val="20"/>
        </w:rPr>
        <w:t xml:space="preserve">Rules </w:t>
      </w:r>
      <w:r>
        <w:rPr>
          <w:rFonts w:ascii="Arial" w:eastAsia="Arial" w:hAnsi="Arial" w:cs="Arial"/>
          <w:sz w:val="20"/>
          <w:szCs w:val="20"/>
        </w:rPr>
        <w:t>(Reglas de entrada) y, a continuación, ubique la regla que creó en el paso 1.</w:t>
      </w:r>
    </w:p>
    <w:p w:rsidR="006A4272" w:rsidRDefault="00277025">
      <w:pPr>
        <w:spacing w:line="20" w:lineRule="exact"/>
        <w:rPr>
          <w:sz w:val="20"/>
          <w:szCs w:val="20"/>
        </w:rPr>
      </w:pPr>
      <w:r>
        <w:rPr>
          <w:noProof/>
          <w:sz w:val="20"/>
          <w:szCs w:val="20"/>
        </w:rPr>
        <w:drawing>
          <wp:anchor distT="0" distB="0" distL="114300" distR="114300" simplePos="0" relativeHeight="251678720" behindDoc="1" locked="0" layoutInCell="0" allowOverlap="1">
            <wp:simplePos x="0" y="0"/>
            <wp:positionH relativeFrom="column">
              <wp:posOffset>487680</wp:posOffset>
            </wp:positionH>
            <wp:positionV relativeFrom="paragraph">
              <wp:posOffset>107950</wp:posOffset>
            </wp:positionV>
            <wp:extent cx="5486400" cy="248602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3">
                      <a:extLst/>
                    </a:blip>
                    <a:srcRect/>
                    <a:stretch>
                      <a:fillRect/>
                    </a:stretch>
                  </pic:blipFill>
                  <pic:spPr bwMode="auto">
                    <a:xfrm>
                      <a:off x="0" y="0"/>
                      <a:ext cx="5486400" cy="2486025"/>
                    </a:xfrm>
                    <a:prstGeom prst="rect">
                      <a:avLst/>
                    </a:prstGeom>
                    <a:noFill/>
                  </pic:spPr>
                </pic:pic>
              </a:graphicData>
            </a:graphic>
          </wp:anchor>
        </w:drawing>
      </w: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328" w:lineRule="exact"/>
        <w:rPr>
          <w:sz w:val="20"/>
          <w:szCs w:val="20"/>
        </w:rPr>
      </w:pPr>
    </w:p>
    <w:p w:rsidR="006A4272" w:rsidRDefault="00277025">
      <w:pPr>
        <w:numPr>
          <w:ilvl w:val="0"/>
          <w:numId w:val="22"/>
        </w:numPr>
        <w:tabs>
          <w:tab w:val="left" w:pos="780"/>
        </w:tabs>
        <w:spacing w:line="257" w:lineRule="auto"/>
        <w:ind w:left="780" w:right="200" w:hanging="420"/>
        <w:rPr>
          <w:rFonts w:ascii="Arial" w:eastAsia="Arial" w:hAnsi="Arial" w:cs="Arial"/>
          <w:sz w:val="20"/>
          <w:szCs w:val="20"/>
        </w:rPr>
      </w:pPr>
      <w:r>
        <w:rPr>
          <w:rFonts w:ascii="Arial" w:eastAsia="Arial" w:hAnsi="Arial" w:cs="Arial"/>
          <w:sz w:val="20"/>
          <w:szCs w:val="20"/>
        </w:rPr>
        <w:t xml:space="preserve">Para deshabilitar la regla, haga clic en la opción </w:t>
      </w:r>
      <w:r>
        <w:rPr>
          <w:rFonts w:ascii="Arial" w:eastAsia="Arial" w:hAnsi="Arial" w:cs="Arial"/>
          <w:b/>
          <w:bCs/>
          <w:sz w:val="20"/>
          <w:szCs w:val="20"/>
        </w:rPr>
        <w:t>Desable Rule</w:t>
      </w:r>
      <w:r>
        <w:rPr>
          <w:rFonts w:ascii="Arial" w:eastAsia="Arial" w:hAnsi="Arial" w:cs="Arial"/>
          <w:sz w:val="20"/>
          <w:szCs w:val="20"/>
        </w:rPr>
        <w:t xml:space="preserve"> (Deshabilitar regla). Al seleccionar esta opción, verá que esta cambia a </w:t>
      </w:r>
      <w:r>
        <w:rPr>
          <w:rFonts w:ascii="Arial" w:eastAsia="Arial" w:hAnsi="Arial" w:cs="Arial"/>
          <w:b/>
          <w:bCs/>
          <w:sz w:val="20"/>
          <w:szCs w:val="20"/>
        </w:rPr>
        <w:t>Enable Rule</w:t>
      </w:r>
      <w:r>
        <w:rPr>
          <w:rFonts w:ascii="Arial" w:eastAsia="Arial" w:hAnsi="Arial" w:cs="Arial"/>
          <w:sz w:val="20"/>
          <w:szCs w:val="20"/>
        </w:rPr>
        <w:t xml:space="preserve"> (Habilitar regla). Puede alternar entre </w:t>
      </w:r>
      <w:r>
        <w:rPr>
          <w:rFonts w:ascii="Arial" w:eastAsia="Arial" w:hAnsi="Arial" w:cs="Arial"/>
          <w:b/>
          <w:bCs/>
          <w:sz w:val="20"/>
          <w:szCs w:val="20"/>
        </w:rPr>
        <w:t>Disable Rule</w:t>
      </w:r>
      <w:r>
        <w:rPr>
          <w:rFonts w:ascii="Arial" w:eastAsia="Arial" w:hAnsi="Arial" w:cs="Arial"/>
          <w:sz w:val="20"/>
          <w:szCs w:val="20"/>
        </w:rPr>
        <w:t xml:space="preserve"> (Deshabilitar regla) y </w:t>
      </w:r>
      <w:r>
        <w:rPr>
          <w:rFonts w:ascii="Arial" w:eastAsia="Arial" w:hAnsi="Arial" w:cs="Arial"/>
          <w:b/>
          <w:bCs/>
          <w:sz w:val="20"/>
          <w:szCs w:val="20"/>
        </w:rPr>
        <w:t>Enable Rule</w:t>
      </w:r>
      <w:r>
        <w:rPr>
          <w:rFonts w:ascii="Arial" w:eastAsia="Arial" w:hAnsi="Arial" w:cs="Arial"/>
          <w:sz w:val="20"/>
          <w:szCs w:val="20"/>
        </w:rPr>
        <w:t xml:space="preserve"> (Habilitar regla); el estado de la regla también se muestra en la columna </w:t>
      </w:r>
      <w:r>
        <w:rPr>
          <w:rFonts w:ascii="Arial" w:eastAsia="Arial" w:hAnsi="Arial" w:cs="Arial"/>
          <w:b/>
          <w:bCs/>
          <w:sz w:val="20"/>
          <w:szCs w:val="20"/>
        </w:rPr>
        <w:t>Enabled</w:t>
      </w:r>
      <w:r>
        <w:rPr>
          <w:rFonts w:ascii="Arial" w:eastAsia="Arial" w:hAnsi="Arial" w:cs="Arial"/>
          <w:sz w:val="20"/>
          <w:szCs w:val="20"/>
        </w:rPr>
        <w:t xml:space="preserve"> </w:t>
      </w:r>
      <w:r>
        <w:rPr>
          <w:rFonts w:ascii="Arial" w:eastAsia="Arial" w:hAnsi="Arial" w:cs="Arial"/>
          <w:sz w:val="20"/>
          <w:szCs w:val="20"/>
        </w:rPr>
        <w:t xml:space="preserve">(Habilitada) de la lista </w:t>
      </w:r>
      <w:r>
        <w:rPr>
          <w:rFonts w:ascii="Arial" w:eastAsia="Arial" w:hAnsi="Arial" w:cs="Arial"/>
          <w:b/>
          <w:bCs/>
          <w:sz w:val="20"/>
          <w:szCs w:val="20"/>
        </w:rPr>
        <w:t>Inbound Rules</w:t>
      </w:r>
      <w:r>
        <w:rPr>
          <w:rFonts w:ascii="Arial" w:eastAsia="Arial" w:hAnsi="Arial" w:cs="Arial"/>
          <w:sz w:val="20"/>
          <w:szCs w:val="20"/>
        </w:rPr>
        <w:t xml:space="preserve"> (Reglas de entrada).</w:t>
      </w:r>
    </w:p>
    <w:p w:rsidR="006A4272" w:rsidRDefault="00277025">
      <w:pPr>
        <w:spacing w:line="20" w:lineRule="exact"/>
        <w:rPr>
          <w:sz w:val="20"/>
          <w:szCs w:val="20"/>
        </w:rPr>
      </w:pPr>
      <w:r>
        <w:rPr>
          <w:noProof/>
          <w:sz w:val="20"/>
          <w:szCs w:val="20"/>
        </w:rPr>
        <w:drawing>
          <wp:anchor distT="0" distB="0" distL="114300" distR="114300" simplePos="0" relativeHeight="251679744" behindDoc="1" locked="0" layoutInCell="0" allowOverlap="1">
            <wp:simplePos x="0" y="0"/>
            <wp:positionH relativeFrom="column">
              <wp:posOffset>487680</wp:posOffset>
            </wp:positionH>
            <wp:positionV relativeFrom="paragraph">
              <wp:posOffset>130175</wp:posOffset>
            </wp:positionV>
            <wp:extent cx="5486400" cy="243840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4">
                      <a:extLst/>
                    </a:blip>
                    <a:srcRect/>
                    <a:stretch>
                      <a:fillRect/>
                    </a:stretch>
                  </pic:blipFill>
                  <pic:spPr bwMode="auto">
                    <a:xfrm>
                      <a:off x="0" y="0"/>
                      <a:ext cx="5486400" cy="2438400"/>
                    </a:xfrm>
                    <a:prstGeom prst="rect">
                      <a:avLst/>
                    </a:prstGeom>
                    <a:noFill/>
                  </pic:spPr>
                </pic:pic>
              </a:graphicData>
            </a:graphic>
          </wp:anchor>
        </w:drawing>
      </w:r>
    </w:p>
    <w:p w:rsidR="006A4272" w:rsidRDefault="006A4272">
      <w:pPr>
        <w:sectPr w:rsidR="006A4272">
          <w:type w:val="continuous"/>
          <w:pgSz w:w="12240" w:h="15840"/>
          <w:pgMar w:top="754" w:right="1080" w:bottom="171" w:left="1080" w:header="0" w:footer="0" w:gutter="0"/>
          <w:cols w:space="720" w:equalWidth="0">
            <w:col w:w="10080"/>
          </w:cols>
        </w:sect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17" w:lineRule="exact"/>
        <w:rPr>
          <w:sz w:val="20"/>
          <w:szCs w:val="20"/>
        </w:rPr>
      </w:pPr>
    </w:p>
    <w:p w:rsidR="006A4272" w:rsidRDefault="00277025">
      <w:pPr>
        <w:tabs>
          <w:tab w:val="left" w:pos="8900"/>
        </w:tabs>
        <w:rPr>
          <w:sz w:val="20"/>
          <w:szCs w:val="20"/>
        </w:rPr>
      </w:pPr>
      <w:r>
        <w:rPr>
          <w:rFonts w:ascii="Arial" w:eastAsia="Arial" w:hAnsi="Arial" w:cs="Arial"/>
          <w:sz w:val="16"/>
          <w:szCs w:val="16"/>
        </w:rPr>
        <w:t>© 2018 Cisco y/o sus filiales. Todos los derechos reservados. Este documento es información pública de Cisco.</w:t>
      </w:r>
      <w:r>
        <w:rPr>
          <w:sz w:val="20"/>
          <w:szCs w:val="20"/>
        </w:rPr>
        <w:tab/>
      </w:r>
      <w:r>
        <w:rPr>
          <w:rFonts w:ascii="Arial" w:eastAsia="Arial" w:hAnsi="Arial" w:cs="Arial"/>
          <w:sz w:val="15"/>
          <w:szCs w:val="15"/>
        </w:rPr>
        <w:t xml:space="preserve">Página </w:t>
      </w:r>
      <w:r>
        <w:rPr>
          <w:rFonts w:ascii="Arial" w:eastAsia="Arial" w:hAnsi="Arial" w:cs="Arial"/>
          <w:b/>
          <w:bCs/>
          <w:sz w:val="15"/>
          <w:szCs w:val="15"/>
        </w:rPr>
        <w:t>17</w:t>
      </w:r>
      <w:r>
        <w:rPr>
          <w:rFonts w:ascii="Arial" w:eastAsia="Arial" w:hAnsi="Arial" w:cs="Arial"/>
          <w:sz w:val="15"/>
          <w:szCs w:val="15"/>
        </w:rPr>
        <w:t xml:space="preserve"> de </w:t>
      </w:r>
      <w:r>
        <w:rPr>
          <w:rFonts w:ascii="Arial" w:eastAsia="Arial" w:hAnsi="Arial" w:cs="Arial"/>
          <w:b/>
          <w:bCs/>
          <w:sz w:val="15"/>
          <w:szCs w:val="15"/>
        </w:rPr>
        <w:t>18</w:t>
      </w:r>
    </w:p>
    <w:p w:rsidR="006A4272" w:rsidRDefault="006A4272">
      <w:pPr>
        <w:sectPr w:rsidR="006A4272">
          <w:type w:val="continuous"/>
          <w:pgSz w:w="12240" w:h="15840"/>
          <w:pgMar w:top="754" w:right="1080" w:bottom="171" w:left="1080" w:header="0" w:footer="0" w:gutter="0"/>
          <w:cols w:space="720" w:equalWidth="0">
            <w:col w:w="10080"/>
          </w:cols>
        </w:sectPr>
      </w:pPr>
    </w:p>
    <w:p w:rsidR="006A4272" w:rsidRDefault="00277025">
      <w:pPr>
        <w:rPr>
          <w:sz w:val="20"/>
          <w:szCs w:val="20"/>
        </w:rPr>
      </w:pPr>
      <w:bookmarkStart w:id="17" w:name="page18"/>
      <w:bookmarkEnd w:id="17"/>
      <w:r>
        <w:rPr>
          <w:rFonts w:ascii="Arial" w:eastAsia="Arial" w:hAnsi="Arial" w:cs="Arial"/>
          <w:b/>
          <w:bCs/>
          <w:sz w:val="19"/>
          <w:szCs w:val="19"/>
        </w:rPr>
        <w:t>Práctica de laboratorio: Uso de Wireshark para ver el tráfico de la red</w:t>
      </w:r>
    </w:p>
    <w:p w:rsidR="006A4272" w:rsidRDefault="00277025">
      <w:pPr>
        <w:spacing w:line="20" w:lineRule="exact"/>
        <w:rPr>
          <w:sz w:val="20"/>
          <w:szCs w:val="20"/>
        </w:rPr>
      </w:pPr>
      <w:r>
        <w:rPr>
          <w:noProof/>
          <w:sz w:val="20"/>
          <w:szCs w:val="20"/>
        </w:rPr>
        <mc:AlternateContent>
          <mc:Choice Requires="wps">
            <w:drawing>
              <wp:anchor distT="0" distB="0" distL="114300" distR="114300" simplePos="0" relativeHeight="251680768" behindDoc="1" locked="0" layoutInCell="0" allowOverlap="1">
                <wp:simplePos x="0" y="0"/>
                <wp:positionH relativeFrom="column">
                  <wp:posOffset>-17780</wp:posOffset>
                </wp:positionH>
                <wp:positionV relativeFrom="paragraph">
                  <wp:posOffset>71755</wp:posOffset>
                </wp:positionV>
                <wp:extent cx="6497320" cy="0"/>
                <wp:effectExtent l="0" t="0" r="0" b="0"/>
                <wp:wrapNone/>
                <wp:docPr id="47" name="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97320" cy="4763"/>
                        </a:xfrm>
                        <a:prstGeom prst="line">
                          <a:avLst/>
                        </a:prstGeom>
                        <a:solidFill>
                          <a:srgbClr val="FFFFFF"/>
                        </a:solidFill>
                        <a:ln w="27431">
                          <a:solidFill>
                            <a:srgbClr val="000000"/>
                          </a:solidFill>
                          <a:miter lim="800000"/>
                          <a:headEnd/>
                          <a:tailEnd/>
                        </a:ln>
                      </wps:spPr>
                      <wps:bodyPr/>
                    </wps:wsp>
                  </a:graphicData>
                </a:graphic>
              </wp:anchor>
            </w:drawing>
          </mc:Choice>
          <mc:Fallback>
            <w:pict>
              <v:line w14:anchorId="5D30B609" id="Shape 47" o:spid="_x0000_s1026" style="position:absolute;z-index:-251635712;visibility:visible;mso-wrap-style:square;mso-wrap-distance-left:9pt;mso-wrap-distance-top:0;mso-wrap-distance-right:9pt;mso-wrap-distance-bottom:0;mso-position-horizontal:absolute;mso-position-horizontal-relative:text;mso-position-vertical:absolute;mso-position-vertical-relative:text" from="-1.4pt,5.65pt" to="510.2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" o:allowincell="f" filled="t" strokeweight=".76197mm">
                <v:stroke joinstyle="miter"/>
                <o:lock v:ext="edit" shapetype="f"/>
              </v:line>
            </w:pict>
          </mc:Fallback>
        </mc:AlternateContent>
      </w:r>
    </w:p>
    <w:p w:rsidR="006A4272" w:rsidRDefault="006A4272">
      <w:pPr>
        <w:sectPr w:rsidR="006A4272">
          <w:pgSz w:w="12240" w:h="15840"/>
          <w:pgMar w:top="754" w:right="1080" w:bottom="171" w:left="1080" w:header="0" w:footer="0" w:gutter="0"/>
          <w:cols w:space="720" w:equalWidth="0">
            <w:col w:w="10080"/>
          </w:cols>
        </w:sectPr>
      </w:pPr>
    </w:p>
    <w:p w:rsidR="006A4272" w:rsidRDefault="006A4272">
      <w:pPr>
        <w:spacing w:line="200" w:lineRule="exact"/>
        <w:rPr>
          <w:sz w:val="20"/>
          <w:szCs w:val="20"/>
        </w:rPr>
      </w:pPr>
    </w:p>
    <w:p w:rsidR="006A4272" w:rsidRDefault="006A4272">
      <w:pPr>
        <w:spacing w:line="239" w:lineRule="exact"/>
        <w:rPr>
          <w:sz w:val="20"/>
          <w:szCs w:val="20"/>
        </w:rPr>
      </w:pPr>
    </w:p>
    <w:p w:rsidR="006A4272" w:rsidRDefault="00277025">
      <w:pPr>
        <w:numPr>
          <w:ilvl w:val="0"/>
          <w:numId w:val="23"/>
        </w:numPr>
        <w:tabs>
          <w:tab w:val="left" w:pos="780"/>
        </w:tabs>
        <w:spacing w:line="286" w:lineRule="auto"/>
        <w:ind w:left="780" w:right="520" w:hanging="420"/>
        <w:rPr>
          <w:rFonts w:ascii="Arial" w:eastAsia="Arial" w:hAnsi="Arial" w:cs="Arial"/>
          <w:sz w:val="20"/>
          <w:szCs w:val="20"/>
        </w:rPr>
      </w:pPr>
      <w:r>
        <w:rPr>
          <w:rFonts w:ascii="Arial" w:eastAsia="Arial" w:hAnsi="Arial" w:cs="Arial"/>
          <w:sz w:val="20"/>
          <w:szCs w:val="20"/>
        </w:rPr>
        <w:t xml:space="preserve">Para eliminar permanentemente la regla ICMP, haga clic en </w:t>
      </w:r>
      <w:r>
        <w:rPr>
          <w:rFonts w:ascii="Arial" w:eastAsia="Arial" w:hAnsi="Arial" w:cs="Arial"/>
          <w:b/>
          <w:bCs/>
          <w:sz w:val="20"/>
          <w:szCs w:val="20"/>
        </w:rPr>
        <w:t>Delete</w:t>
      </w:r>
      <w:r>
        <w:rPr>
          <w:rFonts w:ascii="Arial" w:eastAsia="Arial" w:hAnsi="Arial" w:cs="Arial"/>
          <w:sz w:val="20"/>
          <w:szCs w:val="20"/>
        </w:rPr>
        <w:t xml:space="preserve"> (Eliminar). Si elige esta opción, deberá volver a crear la regla para permit</w:t>
      </w:r>
      <w:r>
        <w:rPr>
          <w:rFonts w:ascii="Arial" w:eastAsia="Arial" w:hAnsi="Arial" w:cs="Arial"/>
          <w:sz w:val="20"/>
          <w:szCs w:val="20"/>
        </w:rPr>
        <w:t>ir las respuestas de ICMP.</w:t>
      </w:r>
    </w:p>
    <w:p w:rsidR="006A4272" w:rsidRDefault="00277025">
      <w:pPr>
        <w:spacing w:line="20" w:lineRule="exact"/>
        <w:rPr>
          <w:sz w:val="20"/>
          <w:szCs w:val="20"/>
        </w:rPr>
      </w:pPr>
      <w:r>
        <w:rPr>
          <w:noProof/>
          <w:sz w:val="20"/>
          <w:szCs w:val="20"/>
        </w:rPr>
        <w:drawing>
          <wp:anchor distT="0" distB="0" distL="114300" distR="114300" simplePos="0" relativeHeight="251681792" behindDoc="1" locked="0" layoutInCell="0" allowOverlap="1">
            <wp:simplePos x="0" y="0"/>
            <wp:positionH relativeFrom="column">
              <wp:posOffset>1097280</wp:posOffset>
            </wp:positionH>
            <wp:positionV relativeFrom="paragraph">
              <wp:posOffset>113665</wp:posOffset>
            </wp:positionV>
            <wp:extent cx="4267200" cy="1476375"/>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5">
                      <a:extLst/>
                    </a:blip>
                    <a:srcRect/>
                    <a:stretch>
                      <a:fillRect/>
                    </a:stretch>
                  </pic:blipFill>
                  <pic:spPr bwMode="auto">
                    <a:xfrm>
                      <a:off x="0" y="0"/>
                      <a:ext cx="4267200" cy="1476375"/>
                    </a:xfrm>
                    <a:prstGeom prst="rect">
                      <a:avLst/>
                    </a:prstGeom>
                    <a:noFill/>
                  </pic:spPr>
                </pic:pic>
              </a:graphicData>
            </a:graphic>
          </wp:anchor>
        </w:drawing>
      </w:r>
    </w:p>
    <w:p w:rsidR="006A4272" w:rsidRDefault="006A4272">
      <w:pPr>
        <w:sectPr w:rsidR="006A4272">
          <w:type w:val="continuous"/>
          <w:pgSz w:w="12240" w:h="15840"/>
          <w:pgMar w:top="754" w:right="1080" w:bottom="171" w:left="1080" w:header="0" w:footer="0" w:gutter="0"/>
          <w:cols w:space="720" w:equalWidth="0">
            <w:col w:w="10080"/>
          </w:cols>
        </w:sect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57678C" w:rsidRDefault="0057678C">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6A4272" w:rsidRDefault="006A4272">
      <w:pPr>
        <w:spacing w:line="200" w:lineRule="exact"/>
        <w:rPr>
          <w:sz w:val="20"/>
          <w:szCs w:val="20"/>
        </w:rPr>
      </w:pPr>
    </w:p>
    <w:p w:rsidR="00277025" w:rsidRPr="00277025" w:rsidRDefault="00277025" w:rsidP="00277025">
      <w:pPr>
        <w:tabs>
          <w:tab w:val="left" w:pos="6720"/>
        </w:tabs>
        <w:rPr>
          <w:ins w:id="18" w:author="Luis Salas" w:date="2019-03-07T16:23:00Z"/>
          <w:sz w:val="44"/>
          <w:szCs w:val="20"/>
          <w:lang w:val="en-US"/>
          <w:rPrChange w:id="19" w:author="Luis Salas" w:date="2019-03-07T16:25:00Z">
            <w:rPr>
              <w:ins w:id="20" w:author="Luis Salas" w:date="2019-03-07T16:23:00Z"/>
              <w:sz w:val="44"/>
              <w:szCs w:val="20"/>
            </w:rPr>
          </w:rPrChange>
        </w:rPr>
        <w:pPrChange w:id="21" w:author="Luis Salas" w:date="2019-03-07T16:24:00Z">
          <w:pPr>
            <w:tabs>
              <w:tab w:val="left" w:pos="8900"/>
            </w:tabs>
          </w:pPr>
        </w:pPrChange>
      </w:pPr>
      <w:r w:rsidRPr="00277025">
        <w:rPr>
          <w:sz w:val="44"/>
          <w:szCs w:val="20"/>
        </w:rPr>
        <w:t>Observaciones y conclusiones</w:t>
      </w:r>
      <w:ins w:id="22" w:author="Luis Salas" w:date="2019-03-07T16:24:00Z">
        <w:r>
          <w:rPr>
            <w:sz w:val="44"/>
            <w:szCs w:val="20"/>
          </w:rPr>
          <w:tab/>
        </w:r>
      </w:ins>
      <w:bookmarkStart w:id="23" w:name="_GoBack"/>
      <w:bookmarkEnd w:id="23"/>
    </w:p>
    <w:p w:rsidR="00277025" w:rsidRDefault="00277025">
      <w:pPr>
        <w:tabs>
          <w:tab w:val="left" w:pos="8900"/>
        </w:tabs>
        <w:rPr>
          <w:ins w:id="24" w:author="Luis Salas" w:date="2019-03-07T16:24:00Z"/>
          <w:sz w:val="44"/>
          <w:szCs w:val="20"/>
        </w:rPr>
      </w:pPr>
      <w:ins w:id="25" w:author="Luis Salas" w:date="2019-03-07T16:24:00Z">
        <w:r>
          <w:rPr>
            <w:sz w:val="44"/>
            <w:szCs w:val="20"/>
          </w:rPr>
          <w:t xml:space="preserve">En esta </w:t>
        </w:r>
        <w:proofErr w:type="spellStart"/>
        <w:r>
          <w:rPr>
            <w:sz w:val="44"/>
            <w:szCs w:val="20"/>
          </w:rPr>
          <w:t>pr</w:t>
        </w:r>
        <w:proofErr w:type="spellEnd"/>
      </w:ins>
    </w:p>
    <w:p w:rsidR="00277025" w:rsidRPr="00277025" w:rsidRDefault="00277025">
      <w:pPr>
        <w:tabs>
          <w:tab w:val="left" w:pos="8900"/>
        </w:tabs>
        <w:rPr>
          <w:sz w:val="44"/>
          <w:szCs w:val="20"/>
          <w:lang w:val="es-ES"/>
          <w:rPrChange w:id="26" w:author="Luis Salas" w:date="2019-03-07T16:24:00Z">
            <w:rPr>
              <w:sz w:val="44"/>
              <w:szCs w:val="20"/>
            </w:rPr>
          </w:rPrChange>
        </w:rPr>
      </w:pPr>
      <w:proofErr w:type="spellStart"/>
      <w:proofErr w:type="gramStart"/>
      <w:ins w:id="27" w:author="Luis Salas" w:date="2019-03-07T16:24:00Z">
        <w:r>
          <w:rPr>
            <w:sz w:val="44"/>
            <w:szCs w:val="20"/>
          </w:rPr>
          <w:t>Blibliograf</w:t>
        </w:r>
        <w:proofErr w:type="spellEnd"/>
        <w:r>
          <w:rPr>
            <w:sz w:val="44"/>
            <w:szCs w:val="20"/>
          </w:rPr>
          <w:t>[</w:t>
        </w:r>
        <w:proofErr w:type="spellStart"/>
        <w:proofErr w:type="gramEnd"/>
        <w:r>
          <w:rPr>
            <w:sz w:val="44"/>
            <w:szCs w:val="20"/>
          </w:rPr>
          <w:t>ia</w:t>
        </w:r>
      </w:ins>
      <w:proofErr w:type="spellEnd"/>
    </w:p>
    <w:sectPr w:rsidR="00277025" w:rsidRPr="00277025">
      <w:type w:val="continuous"/>
      <w:pgSz w:w="12240" w:h="15840"/>
      <w:pgMar w:top="754" w:right="1080" w:bottom="171" w:left="1080" w:header="0" w:footer="0" w:gutter="0"/>
      <w:cols w:space="720" w:equalWidth="0">
        <w:col w:w="1008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D7263"/>
    <w:multiLevelType w:val="hybridMultilevel"/>
    <w:tmpl w:val="74D218B2"/>
    <w:lvl w:ilvl="0" w:tplc="CDE4588E">
      <w:start w:val="2"/>
      <w:numFmt w:val="lowerLetter"/>
      <w:lvlText w:val="%1."/>
      <w:lvlJc w:val="left"/>
    </w:lvl>
    <w:lvl w:ilvl="1" w:tplc="D3BC5B1C">
      <w:numFmt w:val="decimal"/>
      <w:lvlText w:val=""/>
      <w:lvlJc w:val="left"/>
    </w:lvl>
    <w:lvl w:ilvl="2" w:tplc="93826850">
      <w:numFmt w:val="decimal"/>
      <w:lvlText w:val=""/>
      <w:lvlJc w:val="left"/>
    </w:lvl>
    <w:lvl w:ilvl="3" w:tplc="43629C74">
      <w:numFmt w:val="decimal"/>
      <w:lvlText w:val=""/>
      <w:lvlJc w:val="left"/>
    </w:lvl>
    <w:lvl w:ilvl="4" w:tplc="8FAAE568">
      <w:numFmt w:val="decimal"/>
      <w:lvlText w:val=""/>
      <w:lvlJc w:val="left"/>
    </w:lvl>
    <w:lvl w:ilvl="5" w:tplc="81C02CEA">
      <w:numFmt w:val="decimal"/>
      <w:lvlText w:val=""/>
      <w:lvlJc w:val="left"/>
    </w:lvl>
    <w:lvl w:ilvl="6" w:tplc="83EEE66A">
      <w:numFmt w:val="decimal"/>
      <w:lvlText w:val=""/>
      <w:lvlJc w:val="left"/>
    </w:lvl>
    <w:lvl w:ilvl="7" w:tplc="FFACFC8A">
      <w:numFmt w:val="decimal"/>
      <w:lvlText w:val=""/>
      <w:lvlJc w:val="left"/>
    </w:lvl>
    <w:lvl w:ilvl="8" w:tplc="E726497E">
      <w:numFmt w:val="decimal"/>
      <w:lvlText w:val=""/>
      <w:lvlJc w:val="left"/>
    </w:lvl>
  </w:abstractNum>
  <w:abstractNum w:abstractNumId="1" w15:restartNumberingAfterBreak="0">
    <w:nsid w:val="109CF92E"/>
    <w:multiLevelType w:val="hybridMultilevel"/>
    <w:tmpl w:val="60D67BA0"/>
    <w:lvl w:ilvl="0" w:tplc="3E0CBAC8">
      <w:start w:val="1"/>
      <w:numFmt w:val="lowerLetter"/>
      <w:lvlText w:val="%1."/>
      <w:lvlJc w:val="left"/>
    </w:lvl>
    <w:lvl w:ilvl="1" w:tplc="300C96C8">
      <w:numFmt w:val="decimal"/>
      <w:lvlText w:val=""/>
      <w:lvlJc w:val="left"/>
    </w:lvl>
    <w:lvl w:ilvl="2" w:tplc="027CC126">
      <w:numFmt w:val="decimal"/>
      <w:lvlText w:val=""/>
      <w:lvlJc w:val="left"/>
    </w:lvl>
    <w:lvl w:ilvl="3" w:tplc="41A0FB78">
      <w:numFmt w:val="decimal"/>
      <w:lvlText w:val=""/>
      <w:lvlJc w:val="left"/>
    </w:lvl>
    <w:lvl w:ilvl="4" w:tplc="EB4C41DE">
      <w:numFmt w:val="decimal"/>
      <w:lvlText w:val=""/>
      <w:lvlJc w:val="left"/>
    </w:lvl>
    <w:lvl w:ilvl="5" w:tplc="57C48C94">
      <w:numFmt w:val="decimal"/>
      <w:lvlText w:val=""/>
      <w:lvlJc w:val="left"/>
    </w:lvl>
    <w:lvl w:ilvl="6" w:tplc="B18480CC">
      <w:numFmt w:val="decimal"/>
      <w:lvlText w:val=""/>
      <w:lvlJc w:val="left"/>
    </w:lvl>
    <w:lvl w:ilvl="7" w:tplc="896A35C6">
      <w:numFmt w:val="decimal"/>
      <w:lvlText w:val=""/>
      <w:lvlJc w:val="left"/>
    </w:lvl>
    <w:lvl w:ilvl="8" w:tplc="5A780120">
      <w:numFmt w:val="decimal"/>
      <w:lvlText w:val=""/>
      <w:lvlJc w:val="left"/>
    </w:lvl>
  </w:abstractNum>
  <w:abstractNum w:abstractNumId="2" w15:restartNumberingAfterBreak="0">
    <w:nsid w:val="140E0F76"/>
    <w:multiLevelType w:val="hybridMultilevel"/>
    <w:tmpl w:val="4CF0129A"/>
    <w:lvl w:ilvl="0" w:tplc="09AC57F2">
      <w:start w:val="1"/>
      <w:numFmt w:val="lowerLetter"/>
      <w:lvlText w:val="%1."/>
      <w:lvlJc w:val="left"/>
    </w:lvl>
    <w:lvl w:ilvl="1" w:tplc="4530CD58">
      <w:numFmt w:val="decimal"/>
      <w:lvlText w:val=""/>
      <w:lvlJc w:val="left"/>
    </w:lvl>
    <w:lvl w:ilvl="2" w:tplc="62DC1BF4">
      <w:numFmt w:val="decimal"/>
      <w:lvlText w:val=""/>
      <w:lvlJc w:val="left"/>
    </w:lvl>
    <w:lvl w:ilvl="3" w:tplc="A20050E0">
      <w:numFmt w:val="decimal"/>
      <w:lvlText w:val=""/>
      <w:lvlJc w:val="left"/>
    </w:lvl>
    <w:lvl w:ilvl="4" w:tplc="297E0996">
      <w:numFmt w:val="decimal"/>
      <w:lvlText w:val=""/>
      <w:lvlJc w:val="left"/>
    </w:lvl>
    <w:lvl w:ilvl="5" w:tplc="21F06758">
      <w:numFmt w:val="decimal"/>
      <w:lvlText w:val=""/>
      <w:lvlJc w:val="left"/>
    </w:lvl>
    <w:lvl w:ilvl="6" w:tplc="1D047566">
      <w:numFmt w:val="decimal"/>
      <w:lvlText w:val=""/>
      <w:lvlJc w:val="left"/>
    </w:lvl>
    <w:lvl w:ilvl="7" w:tplc="3E9086D2">
      <w:numFmt w:val="decimal"/>
      <w:lvlText w:val=""/>
      <w:lvlJc w:val="left"/>
    </w:lvl>
    <w:lvl w:ilvl="8" w:tplc="B3B6F1D8">
      <w:numFmt w:val="decimal"/>
      <w:lvlText w:val=""/>
      <w:lvlJc w:val="left"/>
    </w:lvl>
  </w:abstractNum>
  <w:abstractNum w:abstractNumId="3" w15:restartNumberingAfterBreak="0">
    <w:nsid w:val="1BEFD79F"/>
    <w:multiLevelType w:val="hybridMultilevel"/>
    <w:tmpl w:val="D2E8997E"/>
    <w:lvl w:ilvl="0" w:tplc="E71C9AFC">
      <w:start w:val="5"/>
      <w:numFmt w:val="lowerLetter"/>
      <w:lvlText w:val="%1."/>
      <w:lvlJc w:val="left"/>
    </w:lvl>
    <w:lvl w:ilvl="1" w:tplc="46360B78">
      <w:numFmt w:val="decimal"/>
      <w:lvlText w:val=""/>
      <w:lvlJc w:val="left"/>
    </w:lvl>
    <w:lvl w:ilvl="2" w:tplc="5D46B7F8">
      <w:numFmt w:val="decimal"/>
      <w:lvlText w:val=""/>
      <w:lvlJc w:val="left"/>
    </w:lvl>
    <w:lvl w:ilvl="3" w:tplc="27A4130A">
      <w:numFmt w:val="decimal"/>
      <w:lvlText w:val=""/>
      <w:lvlJc w:val="left"/>
    </w:lvl>
    <w:lvl w:ilvl="4" w:tplc="EE7C9BBE">
      <w:numFmt w:val="decimal"/>
      <w:lvlText w:val=""/>
      <w:lvlJc w:val="left"/>
    </w:lvl>
    <w:lvl w:ilvl="5" w:tplc="71F40C8E">
      <w:numFmt w:val="decimal"/>
      <w:lvlText w:val=""/>
      <w:lvlJc w:val="left"/>
    </w:lvl>
    <w:lvl w:ilvl="6" w:tplc="EB3058C4">
      <w:numFmt w:val="decimal"/>
      <w:lvlText w:val=""/>
      <w:lvlJc w:val="left"/>
    </w:lvl>
    <w:lvl w:ilvl="7" w:tplc="F46459F4">
      <w:numFmt w:val="decimal"/>
      <w:lvlText w:val=""/>
      <w:lvlJc w:val="left"/>
    </w:lvl>
    <w:lvl w:ilvl="8" w:tplc="73A63414">
      <w:numFmt w:val="decimal"/>
      <w:lvlText w:val=""/>
      <w:lvlJc w:val="left"/>
    </w:lvl>
  </w:abstractNum>
  <w:abstractNum w:abstractNumId="4" w15:restartNumberingAfterBreak="0">
    <w:nsid w:val="2443A858"/>
    <w:multiLevelType w:val="hybridMultilevel"/>
    <w:tmpl w:val="9EACBA2E"/>
    <w:lvl w:ilvl="0" w:tplc="28F6DB90">
      <w:start w:val="2"/>
      <w:numFmt w:val="lowerLetter"/>
      <w:lvlText w:val="%1."/>
      <w:lvlJc w:val="left"/>
    </w:lvl>
    <w:lvl w:ilvl="1" w:tplc="C33C47A4">
      <w:numFmt w:val="decimal"/>
      <w:lvlText w:val=""/>
      <w:lvlJc w:val="left"/>
    </w:lvl>
    <w:lvl w:ilvl="2" w:tplc="B29A6CF4">
      <w:numFmt w:val="decimal"/>
      <w:lvlText w:val=""/>
      <w:lvlJc w:val="left"/>
    </w:lvl>
    <w:lvl w:ilvl="3" w:tplc="5F409F3C">
      <w:numFmt w:val="decimal"/>
      <w:lvlText w:val=""/>
      <w:lvlJc w:val="left"/>
    </w:lvl>
    <w:lvl w:ilvl="4" w:tplc="3FFE43C0">
      <w:numFmt w:val="decimal"/>
      <w:lvlText w:val=""/>
      <w:lvlJc w:val="left"/>
    </w:lvl>
    <w:lvl w:ilvl="5" w:tplc="9E34D6CE">
      <w:numFmt w:val="decimal"/>
      <w:lvlText w:val=""/>
      <w:lvlJc w:val="left"/>
    </w:lvl>
    <w:lvl w:ilvl="6" w:tplc="1F7AF6D0">
      <w:numFmt w:val="decimal"/>
      <w:lvlText w:val=""/>
      <w:lvlJc w:val="left"/>
    </w:lvl>
    <w:lvl w:ilvl="7" w:tplc="42E4B7A8">
      <w:numFmt w:val="decimal"/>
      <w:lvlText w:val=""/>
      <w:lvlJc w:val="left"/>
    </w:lvl>
    <w:lvl w:ilvl="8" w:tplc="5994DF06">
      <w:numFmt w:val="decimal"/>
      <w:lvlText w:val=""/>
      <w:lvlJc w:val="left"/>
    </w:lvl>
  </w:abstractNum>
  <w:abstractNum w:abstractNumId="5" w15:restartNumberingAfterBreak="0">
    <w:nsid w:val="257130A3"/>
    <w:multiLevelType w:val="hybridMultilevel"/>
    <w:tmpl w:val="DBD2C49A"/>
    <w:lvl w:ilvl="0" w:tplc="D8E8EDB8">
      <w:start w:val="3"/>
      <w:numFmt w:val="lowerLetter"/>
      <w:lvlText w:val="%1."/>
      <w:lvlJc w:val="left"/>
    </w:lvl>
    <w:lvl w:ilvl="1" w:tplc="56008E28">
      <w:numFmt w:val="decimal"/>
      <w:lvlText w:val=""/>
      <w:lvlJc w:val="left"/>
    </w:lvl>
    <w:lvl w:ilvl="2" w:tplc="0D1C6814">
      <w:numFmt w:val="decimal"/>
      <w:lvlText w:val=""/>
      <w:lvlJc w:val="left"/>
    </w:lvl>
    <w:lvl w:ilvl="3" w:tplc="55A87862">
      <w:numFmt w:val="decimal"/>
      <w:lvlText w:val=""/>
      <w:lvlJc w:val="left"/>
    </w:lvl>
    <w:lvl w:ilvl="4" w:tplc="E47286B0">
      <w:numFmt w:val="decimal"/>
      <w:lvlText w:val=""/>
      <w:lvlJc w:val="left"/>
    </w:lvl>
    <w:lvl w:ilvl="5" w:tplc="857094A8">
      <w:numFmt w:val="decimal"/>
      <w:lvlText w:val=""/>
      <w:lvlJc w:val="left"/>
    </w:lvl>
    <w:lvl w:ilvl="6" w:tplc="9ABA4058">
      <w:numFmt w:val="decimal"/>
      <w:lvlText w:val=""/>
      <w:lvlJc w:val="left"/>
    </w:lvl>
    <w:lvl w:ilvl="7" w:tplc="F3A48D2C">
      <w:numFmt w:val="decimal"/>
      <w:lvlText w:val=""/>
      <w:lvlJc w:val="left"/>
    </w:lvl>
    <w:lvl w:ilvl="8" w:tplc="395264A2">
      <w:numFmt w:val="decimal"/>
      <w:lvlText w:val=""/>
      <w:lvlJc w:val="left"/>
    </w:lvl>
  </w:abstractNum>
  <w:abstractNum w:abstractNumId="6" w15:restartNumberingAfterBreak="0">
    <w:nsid w:val="25E45D32"/>
    <w:multiLevelType w:val="hybridMultilevel"/>
    <w:tmpl w:val="6936A698"/>
    <w:lvl w:ilvl="0" w:tplc="9BF0EAC8">
      <w:start w:val="2"/>
      <w:numFmt w:val="lowerLetter"/>
      <w:lvlText w:val="%1."/>
      <w:lvlJc w:val="left"/>
    </w:lvl>
    <w:lvl w:ilvl="1" w:tplc="A07E9F40">
      <w:numFmt w:val="decimal"/>
      <w:lvlText w:val=""/>
      <w:lvlJc w:val="left"/>
    </w:lvl>
    <w:lvl w:ilvl="2" w:tplc="C8308196">
      <w:numFmt w:val="decimal"/>
      <w:lvlText w:val=""/>
      <w:lvlJc w:val="left"/>
    </w:lvl>
    <w:lvl w:ilvl="3" w:tplc="FF6A196A">
      <w:numFmt w:val="decimal"/>
      <w:lvlText w:val=""/>
      <w:lvlJc w:val="left"/>
    </w:lvl>
    <w:lvl w:ilvl="4" w:tplc="489ABD3C">
      <w:numFmt w:val="decimal"/>
      <w:lvlText w:val=""/>
      <w:lvlJc w:val="left"/>
    </w:lvl>
    <w:lvl w:ilvl="5" w:tplc="31DE88C2">
      <w:numFmt w:val="decimal"/>
      <w:lvlText w:val=""/>
      <w:lvlJc w:val="left"/>
    </w:lvl>
    <w:lvl w:ilvl="6" w:tplc="21C28D48">
      <w:numFmt w:val="decimal"/>
      <w:lvlText w:val=""/>
      <w:lvlJc w:val="left"/>
    </w:lvl>
    <w:lvl w:ilvl="7" w:tplc="ACC2342A">
      <w:numFmt w:val="decimal"/>
      <w:lvlText w:val=""/>
      <w:lvlJc w:val="left"/>
    </w:lvl>
    <w:lvl w:ilvl="8" w:tplc="9DF681FE">
      <w:numFmt w:val="decimal"/>
      <w:lvlText w:val=""/>
      <w:lvlJc w:val="left"/>
    </w:lvl>
  </w:abstractNum>
  <w:abstractNum w:abstractNumId="7" w15:restartNumberingAfterBreak="0">
    <w:nsid w:val="2D1D5AE9"/>
    <w:multiLevelType w:val="hybridMultilevel"/>
    <w:tmpl w:val="8CCA8872"/>
    <w:lvl w:ilvl="0" w:tplc="08AC2872">
      <w:start w:val="3"/>
      <w:numFmt w:val="lowerLetter"/>
      <w:lvlText w:val="%1."/>
      <w:lvlJc w:val="left"/>
    </w:lvl>
    <w:lvl w:ilvl="1" w:tplc="EF4E3F1A">
      <w:numFmt w:val="decimal"/>
      <w:lvlText w:val=""/>
      <w:lvlJc w:val="left"/>
    </w:lvl>
    <w:lvl w:ilvl="2" w:tplc="2DC68780">
      <w:numFmt w:val="decimal"/>
      <w:lvlText w:val=""/>
      <w:lvlJc w:val="left"/>
    </w:lvl>
    <w:lvl w:ilvl="3" w:tplc="CF904CF6">
      <w:numFmt w:val="decimal"/>
      <w:lvlText w:val=""/>
      <w:lvlJc w:val="left"/>
    </w:lvl>
    <w:lvl w:ilvl="4" w:tplc="0972D3FA">
      <w:numFmt w:val="decimal"/>
      <w:lvlText w:val=""/>
      <w:lvlJc w:val="left"/>
    </w:lvl>
    <w:lvl w:ilvl="5" w:tplc="B832004E">
      <w:numFmt w:val="decimal"/>
      <w:lvlText w:val=""/>
      <w:lvlJc w:val="left"/>
    </w:lvl>
    <w:lvl w:ilvl="6" w:tplc="EE4EB100">
      <w:numFmt w:val="decimal"/>
      <w:lvlText w:val=""/>
      <w:lvlJc w:val="left"/>
    </w:lvl>
    <w:lvl w:ilvl="7" w:tplc="00669654">
      <w:numFmt w:val="decimal"/>
      <w:lvlText w:val=""/>
      <w:lvlJc w:val="left"/>
    </w:lvl>
    <w:lvl w:ilvl="8" w:tplc="B08A3F18">
      <w:numFmt w:val="decimal"/>
      <w:lvlText w:val=""/>
      <w:lvlJc w:val="left"/>
    </w:lvl>
  </w:abstractNum>
  <w:abstractNum w:abstractNumId="8" w15:restartNumberingAfterBreak="0">
    <w:nsid w:val="333AB105"/>
    <w:multiLevelType w:val="hybridMultilevel"/>
    <w:tmpl w:val="7FEA9AE8"/>
    <w:lvl w:ilvl="0" w:tplc="2B70B12A">
      <w:start w:val="7"/>
      <w:numFmt w:val="lowerLetter"/>
      <w:lvlText w:val="%1."/>
      <w:lvlJc w:val="left"/>
    </w:lvl>
    <w:lvl w:ilvl="1" w:tplc="3B32756E">
      <w:numFmt w:val="decimal"/>
      <w:lvlText w:val=""/>
      <w:lvlJc w:val="left"/>
    </w:lvl>
    <w:lvl w:ilvl="2" w:tplc="A0486C10">
      <w:numFmt w:val="decimal"/>
      <w:lvlText w:val=""/>
      <w:lvlJc w:val="left"/>
    </w:lvl>
    <w:lvl w:ilvl="3" w:tplc="10EA5A14">
      <w:numFmt w:val="decimal"/>
      <w:lvlText w:val=""/>
      <w:lvlJc w:val="left"/>
    </w:lvl>
    <w:lvl w:ilvl="4" w:tplc="46D6F7B0">
      <w:numFmt w:val="decimal"/>
      <w:lvlText w:val=""/>
      <w:lvlJc w:val="left"/>
    </w:lvl>
    <w:lvl w:ilvl="5" w:tplc="AE8A75FA">
      <w:numFmt w:val="decimal"/>
      <w:lvlText w:val=""/>
      <w:lvlJc w:val="left"/>
    </w:lvl>
    <w:lvl w:ilvl="6" w:tplc="94840A50">
      <w:numFmt w:val="decimal"/>
      <w:lvlText w:val=""/>
      <w:lvlJc w:val="left"/>
    </w:lvl>
    <w:lvl w:ilvl="7" w:tplc="15C0AA9A">
      <w:numFmt w:val="decimal"/>
      <w:lvlText w:val=""/>
      <w:lvlJc w:val="left"/>
    </w:lvl>
    <w:lvl w:ilvl="8" w:tplc="4F305BCC">
      <w:numFmt w:val="decimal"/>
      <w:lvlText w:val=""/>
      <w:lvlJc w:val="left"/>
    </w:lvl>
  </w:abstractNum>
  <w:abstractNum w:abstractNumId="9" w15:restartNumberingAfterBreak="0">
    <w:nsid w:val="3352255A"/>
    <w:multiLevelType w:val="hybridMultilevel"/>
    <w:tmpl w:val="8EDAE570"/>
    <w:lvl w:ilvl="0" w:tplc="9C2E1AA0">
      <w:start w:val="3"/>
      <w:numFmt w:val="lowerLetter"/>
      <w:lvlText w:val="%1."/>
      <w:lvlJc w:val="left"/>
    </w:lvl>
    <w:lvl w:ilvl="1" w:tplc="E6CEF6BC">
      <w:numFmt w:val="decimal"/>
      <w:lvlText w:val=""/>
      <w:lvlJc w:val="left"/>
    </w:lvl>
    <w:lvl w:ilvl="2" w:tplc="122A57EC">
      <w:numFmt w:val="decimal"/>
      <w:lvlText w:val=""/>
      <w:lvlJc w:val="left"/>
    </w:lvl>
    <w:lvl w:ilvl="3" w:tplc="4B84609E">
      <w:numFmt w:val="decimal"/>
      <w:lvlText w:val=""/>
      <w:lvlJc w:val="left"/>
    </w:lvl>
    <w:lvl w:ilvl="4" w:tplc="EE60A216">
      <w:numFmt w:val="decimal"/>
      <w:lvlText w:val=""/>
      <w:lvlJc w:val="left"/>
    </w:lvl>
    <w:lvl w:ilvl="5" w:tplc="8F342B58">
      <w:numFmt w:val="decimal"/>
      <w:lvlText w:val=""/>
      <w:lvlJc w:val="left"/>
    </w:lvl>
    <w:lvl w:ilvl="6" w:tplc="5DC6E998">
      <w:numFmt w:val="decimal"/>
      <w:lvlText w:val=""/>
      <w:lvlJc w:val="left"/>
    </w:lvl>
    <w:lvl w:ilvl="7" w:tplc="0292E850">
      <w:numFmt w:val="decimal"/>
      <w:lvlText w:val=""/>
      <w:lvlJc w:val="left"/>
    </w:lvl>
    <w:lvl w:ilvl="8" w:tplc="F454FD62">
      <w:numFmt w:val="decimal"/>
      <w:lvlText w:val=""/>
      <w:lvlJc w:val="left"/>
    </w:lvl>
  </w:abstractNum>
  <w:abstractNum w:abstractNumId="10" w15:restartNumberingAfterBreak="0">
    <w:nsid w:val="3F2DBA31"/>
    <w:multiLevelType w:val="hybridMultilevel"/>
    <w:tmpl w:val="0B120512"/>
    <w:lvl w:ilvl="0" w:tplc="E4C61B28">
      <w:start w:val="1"/>
      <w:numFmt w:val="lowerLetter"/>
      <w:lvlText w:val="%1."/>
      <w:lvlJc w:val="left"/>
    </w:lvl>
    <w:lvl w:ilvl="1" w:tplc="164477FE">
      <w:numFmt w:val="decimal"/>
      <w:lvlText w:val=""/>
      <w:lvlJc w:val="left"/>
    </w:lvl>
    <w:lvl w:ilvl="2" w:tplc="DC125374">
      <w:numFmt w:val="decimal"/>
      <w:lvlText w:val=""/>
      <w:lvlJc w:val="left"/>
    </w:lvl>
    <w:lvl w:ilvl="3" w:tplc="06A08694">
      <w:numFmt w:val="decimal"/>
      <w:lvlText w:val=""/>
      <w:lvlJc w:val="left"/>
    </w:lvl>
    <w:lvl w:ilvl="4" w:tplc="74823574">
      <w:numFmt w:val="decimal"/>
      <w:lvlText w:val=""/>
      <w:lvlJc w:val="left"/>
    </w:lvl>
    <w:lvl w:ilvl="5" w:tplc="1C401C92">
      <w:numFmt w:val="decimal"/>
      <w:lvlText w:val=""/>
      <w:lvlJc w:val="left"/>
    </w:lvl>
    <w:lvl w:ilvl="6" w:tplc="6FEC1274">
      <w:numFmt w:val="decimal"/>
      <w:lvlText w:val=""/>
      <w:lvlJc w:val="left"/>
    </w:lvl>
    <w:lvl w:ilvl="7" w:tplc="50623660">
      <w:numFmt w:val="decimal"/>
      <w:lvlText w:val=""/>
      <w:lvlJc w:val="left"/>
    </w:lvl>
    <w:lvl w:ilvl="8" w:tplc="6186DD6C">
      <w:numFmt w:val="decimal"/>
      <w:lvlText w:val=""/>
      <w:lvlJc w:val="left"/>
    </w:lvl>
  </w:abstractNum>
  <w:abstractNum w:abstractNumId="11" w15:restartNumberingAfterBreak="0">
    <w:nsid w:val="41A7C4C9"/>
    <w:multiLevelType w:val="hybridMultilevel"/>
    <w:tmpl w:val="2D9AF6B4"/>
    <w:lvl w:ilvl="0" w:tplc="0C4E7664">
      <w:start w:val="6"/>
      <w:numFmt w:val="lowerLetter"/>
      <w:lvlText w:val="%1."/>
      <w:lvlJc w:val="left"/>
    </w:lvl>
    <w:lvl w:ilvl="1" w:tplc="63ECF39A">
      <w:numFmt w:val="decimal"/>
      <w:lvlText w:val=""/>
      <w:lvlJc w:val="left"/>
    </w:lvl>
    <w:lvl w:ilvl="2" w:tplc="1118195E">
      <w:numFmt w:val="decimal"/>
      <w:lvlText w:val=""/>
      <w:lvlJc w:val="left"/>
    </w:lvl>
    <w:lvl w:ilvl="3" w:tplc="9B8AAD00">
      <w:numFmt w:val="decimal"/>
      <w:lvlText w:val=""/>
      <w:lvlJc w:val="left"/>
    </w:lvl>
    <w:lvl w:ilvl="4" w:tplc="50203AEE">
      <w:numFmt w:val="decimal"/>
      <w:lvlText w:val=""/>
      <w:lvlJc w:val="left"/>
    </w:lvl>
    <w:lvl w:ilvl="5" w:tplc="20BE5C86">
      <w:numFmt w:val="decimal"/>
      <w:lvlText w:val=""/>
      <w:lvlJc w:val="left"/>
    </w:lvl>
    <w:lvl w:ilvl="6" w:tplc="097C56C2">
      <w:numFmt w:val="decimal"/>
      <w:lvlText w:val=""/>
      <w:lvlJc w:val="left"/>
    </w:lvl>
    <w:lvl w:ilvl="7" w:tplc="ADEE143C">
      <w:numFmt w:val="decimal"/>
      <w:lvlText w:val=""/>
      <w:lvlJc w:val="left"/>
    </w:lvl>
    <w:lvl w:ilvl="8" w:tplc="937EBF58">
      <w:numFmt w:val="decimal"/>
      <w:lvlText w:val=""/>
      <w:lvlJc w:val="left"/>
    </w:lvl>
  </w:abstractNum>
  <w:abstractNum w:abstractNumId="12" w15:restartNumberingAfterBreak="0">
    <w:nsid w:val="431BD7B7"/>
    <w:multiLevelType w:val="hybridMultilevel"/>
    <w:tmpl w:val="9920E9A4"/>
    <w:lvl w:ilvl="0" w:tplc="F1A4CDDA">
      <w:start w:val="1"/>
      <w:numFmt w:val="lowerLetter"/>
      <w:lvlText w:val="%1."/>
      <w:lvlJc w:val="left"/>
    </w:lvl>
    <w:lvl w:ilvl="1" w:tplc="AC98C09A">
      <w:numFmt w:val="decimal"/>
      <w:lvlText w:val=""/>
      <w:lvlJc w:val="left"/>
    </w:lvl>
    <w:lvl w:ilvl="2" w:tplc="73806F70">
      <w:numFmt w:val="decimal"/>
      <w:lvlText w:val=""/>
      <w:lvlJc w:val="left"/>
    </w:lvl>
    <w:lvl w:ilvl="3" w:tplc="B9822690">
      <w:numFmt w:val="decimal"/>
      <w:lvlText w:val=""/>
      <w:lvlJc w:val="left"/>
    </w:lvl>
    <w:lvl w:ilvl="4" w:tplc="B3926A5A">
      <w:numFmt w:val="decimal"/>
      <w:lvlText w:val=""/>
      <w:lvlJc w:val="left"/>
    </w:lvl>
    <w:lvl w:ilvl="5" w:tplc="61F66E32">
      <w:numFmt w:val="decimal"/>
      <w:lvlText w:val=""/>
      <w:lvlJc w:val="left"/>
    </w:lvl>
    <w:lvl w:ilvl="6" w:tplc="F44EE36E">
      <w:numFmt w:val="decimal"/>
      <w:lvlText w:val=""/>
      <w:lvlJc w:val="left"/>
    </w:lvl>
    <w:lvl w:ilvl="7" w:tplc="7DB2AD4A">
      <w:numFmt w:val="decimal"/>
      <w:lvlText w:val=""/>
      <w:lvlJc w:val="left"/>
    </w:lvl>
    <w:lvl w:ilvl="8" w:tplc="82F6942C">
      <w:numFmt w:val="decimal"/>
      <w:lvlText w:val=""/>
      <w:lvlJc w:val="left"/>
    </w:lvl>
  </w:abstractNum>
  <w:abstractNum w:abstractNumId="13" w15:restartNumberingAfterBreak="0">
    <w:nsid w:val="436C6125"/>
    <w:multiLevelType w:val="hybridMultilevel"/>
    <w:tmpl w:val="437E9878"/>
    <w:lvl w:ilvl="0" w:tplc="A61AE0D2">
      <w:start w:val="5"/>
      <w:numFmt w:val="lowerLetter"/>
      <w:lvlText w:val="%1."/>
      <w:lvlJc w:val="left"/>
    </w:lvl>
    <w:lvl w:ilvl="1" w:tplc="8DA6ADBA">
      <w:numFmt w:val="decimal"/>
      <w:lvlText w:val=""/>
      <w:lvlJc w:val="left"/>
    </w:lvl>
    <w:lvl w:ilvl="2" w:tplc="6B96D1AA">
      <w:numFmt w:val="decimal"/>
      <w:lvlText w:val=""/>
      <w:lvlJc w:val="left"/>
    </w:lvl>
    <w:lvl w:ilvl="3" w:tplc="27E6FE72">
      <w:numFmt w:val="decimal"/>
      <w:lvlText w:val=""/>
      <w:lvlJc w:val="left"/>
    </w:lvl>
    <w:lvl w:ilvl="4" w:tplc="0C30FA4C">
      <w:numFmt w:val="decimal"/>
      <w:lvlText w:val=""/>
      <w:lvlJc w:val="left"/>
    </w:lvl>
    <w:lvl w:ilvl="5" w:tplc="FF9E0F64">
      <w:numFmt w:val="decimal"/>
      <w:lvlText w:val=""/>
      <w:lvlJc w:val="left"/>
    </w:lvl>
    <w:lvl w:ilvl="6" w:tplc="D4A8C02E">
      <w:numFmt w:val="decimal"/>
      <w:lvlText w:val=""/>
      <w:lvlJc w:val="left"/>
    </w:lvl>
    <w:lvl w:ilvl="7" w:tplc="25128D40">
      <w:numFmt w:val="decimal"/>
      <w:lvlText w:val=""/>
      <w:lvlJc w:val="left"/>
    </w:lvl>
    <w:lvl w:ilvl="8" w:tplc="35A20A9A">
      <w:numFmt w:val="decimal"/>
      <w:lvlText w:val=""/>
      <w:lvlJc w:val="left"/>
    </w:lvl>
  </w:abstractNum>
  <w:abstractNum w:abstractNumId="14" w15:restartNumberingAfterBreak="0">
    <w:nsid w:val="4E6AFB66"/>
    <w:multiLevelType w:val="hybridMultilevel"/>
    <w:tmpl w:val="E11A400C"/>
    <w:lvl w:ilvl="0" w:tplc="65F62A64">
      <w:start w:val="2"/>
      <w:numFmt w:val="lowerLetter"/>
      <w:lvlText w:val="%1."/>
      <w:lvlJc w:val="left"/>
    </w:lvl>
    <w:lvl w:ilvl="1" w:tplc="92E861C4">
      <w:numFmt w:val="decimal"/>
      <w:lvlText w:val=""/>
      <w:lvlJc w:val="left"/>
    </w:lvl>
    <w:lvl w:ilvl="2" w:tplc="2ADECA10">
      <w:numFmt w:val="decimal"/>
      <w:lvlText w:val=""/>
      <w:lvlJc w:val="left"/>
    </w:lvl>
    <w:lvl w:ilvl="3" w:tplc="454AAD78">
      <w:numFmt w:val="decimal"/>
      <w:lvlText w:val=""/>
      <w:lvlJc w:val="left"/>
    </w:lvl>
    <w:lvl w:ilvl="4" w:tplc="74AEACC6">
      <w:numFmt w:val="decimal"/>
      <w:lvlText w:val=""/>
      <w:lvlJc w:val="left"/>
    </w:lvl>
    <w:lvl w:ilvl="5" w:tplc="C4441B88">
      <w:numFmt w:val="decimal"/>
      <w:lvlText w:val=""/>
      <w:lvlJc w:val="left"/>
    </w:lvl>
    <w:lvl w:ilvl="6" w:tplc="BA4EBBC8">
      <w:numFmt w:val="decimal"/>
      <w:lvlText w:val=""/>
      <w:lvlJc w:val="left"/>
    </w:lvl>
    <w:lvl w:ilvl="7" w:tplc="965CC608">
      <w:numFmt w:val="decimal"/>
      <w:lvlText w:val=""/>
      <w:lvlJc w:val="left"/>
    </w:lvl>
    <w:lvl w:ilvl="8" w:tplc="A6F2FFC8">
      <w:numFmt w:val="decimal"/>
      <w:lvlText w:val=""/>
      <w:lvlJc w:val="left"/>
    </w:lvl>
  </w:abstractNum>
  <w:abstractNum w:abstractNumId="15" w15:restartNumberingAfterBreak="0">
    <w:nsid w:val="519B500D"/>
    <w:multiLevelType w:val="hybridMultilevel"/>
    <w:tmpl w:val="6F8CBAD2"/>
    <w:lvl w:ilvl="0" w:tplc="9A7AE530">
      <w:start w:val="3"/>
      <w:numFmt w:val="lowerLetter"/>
      <w:lvlText w:val="%1."/>
      <w:lvlJc w:val="left"/>
    </w:lvl>
    <w:lvl w:ilvl="1" w:tplc="0E3A3F7C">
      <w:start w:val="1"/>
      <w:numFmt w:val="decimal"/>
      <w:lvlText w:val="%2)"/>
      <w:lvlJc w:val="left"/>
    </w:lvl>
    <w:lvl w:ilvl="2" w:tplc="D2CEE840">
      <w:numFmt w:val="decimal"/>
      <w:lvlText w:val=""/>
      <w:lvlJc w:val="left"/>
    </w:lvl>
    <w:lvl w:ilvl="3" w:tplc="64488D4C">
      <w:numFmt w:val="decimal"/>
      <w:lvlText w:val=""/>
      <w:lvlJc w:val="left"/>
    </w:lvl>
    <w:lvl w:ilvl="4" w:tplc="30A8FA12">
      <w:numFmt w:val="decimal"/>
      <w:lvlText w:val=""/>
      <w:lvlJc w:val="left"/>
    </w:lvl>
    <w:lvl w:ilvl="5" w:tplc="424A698E">
      <w:numFmt w:val="decimal"/>
      <w:lvlText w:val=""/>
      <w:lvlJc w:val="left"/>
    </w:lvl>
    <w:lvl w:ilvl="6" w:tplc="02D8952E">
      <w:numFmt w:val="decimal"/>
      <w:lvlText w:val=""/>
      <w:lvlJc w:val="left"/>
    </w:lvl>
    <w:lvl w:ilvl="7" w:tplc="90209856">
      <w:numFmt w:val="decimal"/>
      <w:lvlText w:val=""/>
      <w:lvlJc w:val="left"/>
    </w:lvl>
    <w:lvl w:ilvl="8" w:tplc="C4A0A558">
      <w:numFmt w:val="decimal"/>
      <w:lvlText w:val=""/>
      <w:lvlJc w:val="left"/>
    </w:lvl>
  </w:abstractNum>
  <w:abstractNum w:abstractNumId="16" w15:restartNumberingAfterBreak="0">
    <w:nsid w:val="628C895D"/>
    <w:multiLevelType w:val="hybridMultilevel"/>
    <w:tmpl w:val="1F0ED36A"/>
    <w:lvl w:ilvl="0" w:tplc="28DE3EFA">
      <w:start w:val="6"/>
      <w:numFmt w:val="lowerLetter"/>
      <w:lvlText w:val="%1."/>
      <w:lvlJc w:val="left"/>
    </w:lvl>
    <w:lvl w:ilvl="1" w:tplc="79BCA00A">
      <w:numFmt w:val="decimal"/>
      <w:lvlText w:val=""/>
      <w:lvlJc w:val="left"/>
    </w:lvl>
    <w:lvl w:ilvl="2" w:tplc="3A04025A">
      <w:numFmt w:val="decimal"/>
      <w:lvlText w:val=""/>
      <w:lvlJc w:val="left"/>
    </w:lvl>
    <w:lvl w:ilvl="3" w:tplc="9316412C">
      <w:numFmt w:val="decimal"/>
      <w:lvlText w:val=""/>
      <w:lvlJc w:val="left"/>
    </w:lvl>
    <w:lvl w:ilvl="4" w:tplc="A6CC7B54">
      <w:numFmt w:val="decimal"/>
      <w:lvlText w:val=""/>
      <w:lvlJc w:val="left"/>
    </w:lvl>
    <w:lvl w:ilvl="5" w:tplc="E9620464">
      <w:numFmt w:val="decimal"/>
      <w:lvlText w:val=""/>
      <w:lvlJc w:val="left"/>
    </w:lvl>
    <w:lvl w:ilvl="6" w:tplc="BADAB0B8">
      <w:numFmt w:val="decimal"/>
      <w:lvlText w:val=""/>
      <w:lvlJc w:val="left"/>
    </w:lvl>
    <w:lvl w:ilvl="7" w:tplc="F0E40760">
      <w:numFmt w:val="decimal"/>
      <w:lvlText w:val=""/>
      <w:lvlJc w:val="left"/>
    </w:lvl>
    <w:lvl w:ilvl="8" w:tplc="5B462694">
      <w:numFmt w:val="decimal"/>
      <w:lvlText w:val=""/>
      <w:lvlJc w:val="left"/>
    </w:lvl>
  </w:abstractNum>
  <w:abstractNum w:abstractNumId="17" w15:restartNumberingAfterBreak="0">
    <w:nsid w:val="62BBD95A"/>
    <w:multiLevelType w:val="hybridMultilevel"/>
    <w:tmpl w:val="3B823612"/>
    <w:lvl w:ilvl="0" w:tplc="D5281DEC">
      <w:start w:val="4"/>
      <w:numFmt w:val="lowerLetter"/>
      <w:lvlText w:val="%1."/>
      <w:lvlJc w:val="left"/>
    </w:lvl>
    <w:lvl w:ilvl="1" w:tplc="59C06DF2">
      <w:numFmt w:val="decimal"/>
      <w:lvlText w:val=""/>
      <w:lvlJc w:val="left"/>
    </w:lvl>
    <w:lvl w:ilvl="2" w:tplc="42CC0014">
      <w:numFmt w:val="decimal"/>
      <w:lvlText w:val=""/>
      <w:lvlJc w:val="left"/>
    </w:lvl>
    <w:lvl w:ilvl="3" w:tplc="37F41034">
      <w:numFmt w:val="decimal"/>
      <w:lvlText w:val=""/>
      <w:lvlJc w:val="left"/>
    </w:lvl>
    <w:lvl w:ilvl="4" w:tplc="E77E6B82">
      <w:numFmt w:val="decimal"/>
      <w:lvlText w:val=""/>
      <w:lvlJc w:val="left"/>
    </w:lvl>
    <w:lvl w:ilvl="5" w:tplc="E7F8D24A">
      <w:numFmt w:val="decimal"/>
      <w:lvlText w:val=""/>
      <w:lvlJc w:val="left"/>
    </w:lvl>
    <w:lvl w:ilvl="6" w:tplc="D8D4DA62">
      <w:numFmt w:val="decimal"/>
      <w:lvlText w:val=""/>
      <w:lvlJc w:val="left"/>
    </w:lvl>
    <w:lvl w:ilvl="7" w:tplc="928A4F96">
      <w:numFmt w:val="decimal"/>
      <w:lvlText w:val=""/>
      <w:lvlJc w:val="left"/>
    </w:lvl>
    <w:lvl w:ilvl="8" w:tplc="B7E2E2BE">
      <w:numFmt w:val="decimal"/>
      <w:lvlText w:val=""/>
      <w:lvlJc w:val="left"/>
    </w:lvl>
  </w:abstractNum>
  <w:abstractNum w:abstractNumId="18" w15:restartNumberingAfterBreak="0">
    <w:nsid w:val="66EF438D"/>
    <w:multiLevelType w:val="hybridMultilevel"/>
    <w:tmpl w:val="810E8AD2"/>
    <w:lvl w:ilvl="0" w:tplc="090A1624">
      <w:start w:val="1"/>
      <w:numFmt w:val="bullet"/>
      <w:lvlText w:val="•"/>
      <w:lvlJc w:val="left"/>
    </w:lvl>
    <w:lvl w:ilvl="1" w:tplc="BA1C39FC">
      <w:numFmt w:val="decimal"/>
      <w:lvlText w:val=""/>
      <w:lvlJc w:val="left"/>
    </w:lvl>
    <w:lvl w:ilvl="2" w:tplc="D3CCF82A">
      <w:numFmt w:val="decimal"/>
      <w:lvlText w:val=""/>
      <w:lvlJc w:val="left"/>
    </w:lvl>
    <w:lvl w:ilvl="3" w:tplc="10364368">
      <w:numFmt w:val="decimal"/>
      <w:lvlText w:val=""/>
      <w:lvlJc w:val="left"/>
    </w:lvl>
    <w:lvl w:ilvl="4" w:tplc="75384658">
      <w:numFmt w:val="decimal"/>
      <w:lvlText w:val=""/>
      <w:lvlJc w:val="left"/>
    </w:lvl>
    <w:lvl w:ilvl="5" w:tplc="216A23A0">
      <w:numFmt w:val="decimal"/>
      <w:lvlText w:val=""/>
      <w:lvlJc w:val="left"/>
    </w:lvl>
    <w:lvl w:ilvl="6" w:tplc="FFB08F7E">
      <w:numFmt w:val="decimal"/>
      <w:lvlText w:val=""/>
      <w:lvlJc w:val="left"/>
    </w:lvl>
    <w:lvl w:ilvl="7" w:tplc="40B4ABF2">
      <w:numFmt w:val="decimal"/>
      <w:lvlText w:val=""/>
      <w:lvlJc w:val="left"/>
    </w:lvl>
    <w:lvl w:ilvl="8" w:tplc="DDAE1412">
      <w:numFmt w:val="decimal"/>
      <w:lvlText w:val=""/>
      <w:lvlJc w:val="left"/>
    </w:lvl>
  </w:abstractNum>
  <w:abstractNum w:abstractNumId="19" w15:restartNumberingAfterBreak="0">
    <w:nsid w:val="6B68079A"/>
    <w:multiLevelType w:val="hybridMultilevel"/>
    <w:tmpl w:val="2E7E144C"/>
    <w:lvl w:ilvl="0" w:tplc="F3604026">
      <w:start w:val="1"/>
      <w:numFmt w:val="lowerLetter"/>
      <w:lvlText w:val="%1."/>
      <w:lvlJc w:val="left"/>
    </w:lvl>
    <w:lvl w:ilvl="1" w:tplc="7F50879C">
      <w:numFmt w:val="decimal"/>
      <w:lvlText w:val=""/>
      <w:lvlJc w:val="left"/>
    </w:lvl>
    <w:lvl w:ilvl="2" w:tplc="CD1C2946">
      <w:numFmt w:val="decimal"/>
      <w:lvlText w:val=""/>
      <w:lvlJc w:val="left"/>
    </w:lvl>
    <w:lvl w:ilvl="3" w:tplc="F086FFEA">
      <w:numFmt w:val="decimal"/>
      <w:lvlText w:val=""/>
      <w:lvlJc w:val="left"/>
    </w:lvl>
    <w:lvl w:ilvl="4" w:tplc="6F08E720">
      <w:numFmt w:val="decimal"/>
      <w:lvlText w:val=""/>
      <w:lvlJc w:val="left"/>
    </w:lvl>
    <w:lvl w:ilvl="5" w:tplc="3DF43DCC">
      <w:numFmt w:val="decimal"/>
      <w:lvlText w:val=""/>
      <w:lvlJc w:val="left"/>
    </w:lvl>
    <w:lvl w:ilvl="6" w:tplc="08F0218E">
      <w:numFmt w:val="decimal"/>
      <w:lvlText w:val=""/>
      <w:lvlJc w:val="left"/>
    </w:lvl>
    <w:lvl w:ilvl="7" w:tplc="A9CC7930">
      <w:numFmt w:val="decimal"/>
      <w:lvlText w:val=""/>
      <w:lvlJc w:val="left"/>
    </w:lvl>
    <w:lvl w:ilvl="8" w:tplc="AB50C804">
      <w:numFmt w:val="decimal"/>
      <w:lvlText w:val=""/>
      <w:lvlJc w:val="left"/>
    </w:lvl>
  </w:abstractNum>
  <w:abstractNum w:abstractNumId="20" w15:restartNumberingAfterBreak="0">
    <w:nsid w:val="721DA317"/>
    <w:multiLevelType w:val="hybridMultilevel"/>
    <w:tmpl w:val="28FE0A8A"/>
    <w:lvl w:ilvl="0" w:tplc="A61AB6B8">
      <w:start w:val="1"/>
      <w:numFmt w:val="lowerLetter"/>
      <w:lvlText w:val="%1."/>
      <w:lvlJc w:val="left"/>
    </w:lvl>
    <w:lvl w:ilvl="1" w:tplc="40766F2E">
      <w:numFmt w:val="decimal"/>
      <w:lvlText w:val=""/>
      <w:lvlJc w:val="left"/>
    </w:lvl>
    <w:lvl w:ilvl="2" w:tplc="B01829A0">
      <w:numFmt w:val="decimal"/>
      <w:lvlText w:val=""/>
      <w:lvlJc w:val="left"/>
    </w:lvl>
    <w:lvl w:ilvl="3" w:tplc="613E0FC6">
      <w:numFmt w:val="decimal"/>
      <w:lvlText w:val=""/>
      <w:lvlJc w:val="left"/>
    </w:lvl>
    <w:lvl w:ilvl="4" w:tplc="8B269174">
      <w:numFmt w:val="decimal"/>
      <w:lvlText w:val=""/>
      <w:lvlJc w:val="left"/>
    </w:lvl>
    <w:lvl w:ilvl="5" w:tplc="A9D27966">
      <w:numFmt w:val="decimal"/>
      <w:lvlText w:val=""/>
      <w:lvlJc w:val="left"/>
    </w:lvl>
    <w:lvl w:ilvl="6" w:tplc="D276AF1E">
      <w:numFmt w:val="decimal"/>
      <w:lvlText w:val=""/>
      <w:lvlJc w:val="left"/>
    </w:lvl>
    <w:lvl w:ilvl="7" w:tplc="B0C285AE">
      <w:numFmt w:val="decimal"/>
      <w:lvlText w:val=""/>
      <w:lvlJc w:val="left"/>
    </w:lvl>
    <w:lvl w:ilvl="8" w:tplc="DDFCA1FA">
      <w:numFmt w:val="decimal"/>
      <w:lvlText w:val=""/>
      <w:lvlJc w:val="left"/>
    </w:lvl>
  </w:abstractNum>
  <w:abstractNum w:abstractNumId="21" w15:restartNumberingAfterBreak="0">
    <w:nsid w:val="7C83E458"/>
    <w:multiLevelType w:val="hybridMultilevel"/>
    <w:tmpl w:val="37B6D058"/>
    <w:lvl w:ilvl="0" w:tplc="5C3E1F3E">
      <w:start w:val="2"/>
      <w:numFmt w:val="lowerLetter"/>
      <w:lvlText w:val="%1."/>
      <w:lvlJc w:val="left"/>
    </w:lvl>
    <w:lvl w:ilvl="1" w:tplc="12D4A08A">
      <w:numFmt w:val="decimal"/>
      <w:lvlText w:val=""/>
      <w:lvlJc w:val="left"/>
    </w:lvl>
    <w:lvl w:ilvl="2" w:tplc="3C4487DC">
      <w:numFmt w:val="decimal"/>
      <w:lvlText w:val=""/>
      <w:lvlJc w:val="left"/>
    </w:lvl>
    <w:lvl w:ilvl="3" w:tplc="AB067F5A">
      <w:numFmt w:val="decimal"/>
      <w:lvlText w:val=""/>
      <w:lvlJc w:val="left"/>
    </w:lvl>
    <w:lvl w:ilvl="4" w:tplc="0E064586">
      <w:numFmt w:val="decimal"/>
      <w:lvlText w:val=""/>
      <w:lvlJc w:val="left"/>
    </w:lvl>
    <w:lvl w:ilvl="5" w:tplc="741267EC">
      <w:numFmt w:val="decimal"/>
      <w:lvlText w:val=""/>
      <w:lvlJc w:val="left"/>
    </w:lvl>
    <w:lvl w:ilvl="6" w:tplc="63B6B1B0">
      <w:numFmt w:val="decimal"/>
      <w:lvlText w:val=""/>
      <w:lvlJc w:val="left"/>
    </w:lvl>
    <w:lvl w:ilvl="7" w:tplc="1EF4F61C">
      <w:numFmt w:val="decimal"/>
      <w:lvlText w:val=""/>
      <w:lvlJc w:val="left"/>
    </w:lvl>
    <w:lvl w:ilvl="8" w:tplc="471A04AE">
      <w:numFmt w:val="decimal"/>
      <w:lvlText w:val=""/>
      <w:lvlJc w:val="left"/>
    </w:lvl>
  </w:abstractNum>
  <w:abstractNum w:abstractNumId="22" w15:restartNumberingAfterBreak="0">
    <w:nsid w:val="7FDCC233"/>
    <w:multiLevelType w:val="hybridMultilevel"/>
    <w:tmpl w:val="C8A86AAA"/>
    <w:lvl w:ilvl="0" w:tplc="7D801F58">
      <w:start w:val="3"/>
      <w:numFmt w:val="lowerLetter"/>
      <w:lvlText w:val="%1."/>
      <w:lvlJc w:val="left"/>
    </w:lvl>
    <w:lvl w:ilvl="1" w:tplc="CA9E9D46">
      <w:numFmt w:val="decimal"/>
      <w:lvlText w:val=""/>
      <w:lvlJc w:val="left"/>
    </w:lvl>
    <w:lvl w:ilvl="2" w:tplc="F354A908">
      <w:numFmt w:val="decimal"/>
      <w:lvlText w:val=""/>
      <w:lvlJc w:val="left"/>
    </w:lvl>
    <w:lvl w:ilvl="3" w:tplc="3726065E">
      <w:numFmt w:val="decimal"/>
      <w:lvlText w:val=""/>
      <w:lvlJc w:val="left"/>
    </w:lvl>
    <w:lvl w:ilvl="4" w:tplc="96A4ABE6">
      <w:numFmt w:val="decimal"/>
      <w:lvlText w:val=""/>
      <w:lvlJc w:val="left"/>
    </w:lvl>
    <w:lvl w:ilvl="5" w:tplc="0D34E4C6">
      <w:numFmt w:val="decimal"/>
      <w:lvlText w:val=""/>
      <w:lvlJc w:val="left"/>
    </w:lvl>
    <w:lvl w:ilvl="6" w:tplc="30F0C74C">
      <w:numFmt w:val="decimal"/>
      <w:lvlText w:val=""/>
      <w:lvlJc w:val="left"/>
    </w:lvl>
    <w:lvl w:ilvl="7" w:tplc="3F948B4A">
      <w:numFmt w:val="decimal"/>
      <w:lvlText w:val=""/>
      <w:lvlJc w:val="left"/>
    </w:lvl>
    <w:lvl w:ilvl="8" w:tplc="FD9E6456">
      <w:numFmt w:val="decimal"/>
      <w:lvlText w:val=""/>
      <w:lvlJc w:val="left"/>
    </w:lvl>
  </w:abstractNum>
  <w:num w:numId="1">
    <w:abstractNumId w:val="18"/>
  </w:num>
  <w:num w:numId="2">
    <w:abstractNumId w:val="2"/>
  </w:num>
  <w:num w:numId="3">
    <w:abstractNumId w:val="9"/>
  </w:num>
  <w:num w:numId="4">
    <w:abstractNumId w:val="1"/>
  </w:num>
  <w:num w:numId="5">
    <w:abstractNumId w:val="0"/>
  </w:num>
  <w:num w:numId="6">
    <w:abstractNumId w:val="22"/>
  </w:num>
  <w:num w:numId="7">
    <w:abstractNumId w:val="3"/>
  </w:num>
  <w:num w:numId="8">
    <w:abstractNumId w:val="11"/>
  </w:num>
  <w:num w:numId="9">
    <w:abstractNumId w:val="19"/>
  </w:num>
  <w:num w:numId="10">
    <w:abstractNumId w:val="14"/>
  </w:num>
  <w:num w:numId="11">
    <w:abstractNumId w:val="6"/>
  </w:num>
  <w:num w:numId="12">
    <w:abstractNumId w:val="15"/>
  </w:num>
  <w:num w:numId="13">
    <w:abstractNumId w:val="12"/>
  </w:num>
  <w:num w:numId="14">
    <w:abstractNumId w:val="10"/>
  </w:num>
  <w:num w:numId="15">
    <w:abstractNumId w:val="21"/>
  </w:num>
  <w:num w:numId="16">
    <w:abstractNumId w:val="5"/>
  </w:num>
  <w:num w:numId="17">
    <w:abstractNumId w:val="17"/>
  </w:num>
  <w:num w:numId="18">
    <w:abstractNumId w:val="13"/>
  </w:num>
  <w:num w:numId="19">
    <w:abstractNumId w:val="16"/>
  </w:num>
  <w:num w:numId="20">
    <w:abstractNumId w:val="8"/>
  </w:num>
  <w:num w:numId="21">
    <w:abstractNumId w:val="20"/>
  </w:num>
  <w:num w:numId="22">
    <w:abstractNumId w:val="4"/>
  </w:num>
  <w:num w:numId="23">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uis Salas">
    <w15:presenceInfo w15:providerId="Windows Live" w15:userId="26cda3f09c5650a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A4272"/>
    <w:rsid w:val="00147734"/>
    <w:rsid w:val="00277025"/>
    <w:rsid w:val="00467D2E"/>
    <w:rsid w:val="005519FE"/>
    <w:rsid w:val="0057678C"/>
    <w:rsid w:val="005D0FF1"/>
    <w:rsid w:val="006A4272"/>
    <w:rsid w:val="00885C27"/>
    <w:rsid w:val="00947E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615307"/>
  <w15:docId w15:val="{56B299E9-4974-431C-A5E6-3C97FAE9A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s-MX" w:eastAsia="es-MX"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147734"/>
    <w:rPr>
      <w:color w:val="0563C1" w:themeColor="hyperlink"/>
      <w:u w:val="single"/>
    </w:rPr>
  </w:style>
  <w:style w:type="character" w:styleId="Mencinsinresolver">
    <w:name w:val="Unresolved Mention"/>
    <w:basedOn w:val="Fuentedeprrafopredeter"/>
    <w:uiPriority w:val="99"/>
    <w:semiHidden/>
    <w:unhideWhenUsed/>
    <w:rsid w:val="00147734"/>
    <w:rPr>
      <w:color w:val="605E5C"/>
      <w:shd w:val="clear" w:color="auto" w:fill="E1DFDD"/>
    </w:rPr>
  </w:style>
  <w:style w:type="paragraph" w:styleId="Textodeglobo">
    <w:name w:val="Balloon Text"/>
    <w:basedOn w:val="Normal"/>
    <w:link w:val="TextodegloboCar"/>
    <w:uiPriority w:val="99"/>
    <w:semiHidden/>
    <w:unhideWhenUsed/>
    <w:rsid w:val="00277025"/>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7702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jpeg"/><Relationship Id="rId39" Type="http://schemas.openxmlformats.org/officeDocument/2006/relationships/image" Target="media/image33.jpe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8.jpeg"/><Relationship Id="rId42" Type="http://schemas.openxmlformats.org/officeDocument/2006/relationships/image" Target="media/image36.jpeg"/><Relationship Id="rId47" Type="http://schemas.microsoft.com/office/2011/relationships/people" Target="peop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hyperlink" Target="http://www.google.com" TargetMode="External"/><Relationship Id="rId38" Type="http://schemas.openxmlformats.org/officeDocument/2006/relationships/image" Target="media/image32.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png"/><Relationship Id="rId41" Type="http://schemas.openxmlformats.org/officeDocument/2006/relationships/image" Target="media/image3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image" Target="media/image30.jpe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8.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891CDE-CD53-48A5-B721-9FC21B009E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27</Pages>
  <Words>2554</Words>
  <Characters>14050</Characters>
  <Application>Microsoft Office Word</Application>
  <DocSecurity>0</DocSecurity>
  <Lines>117</Lines>
  <Paragraphs>33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Luis Salas</cp:lastModifiedBy>
  <cp:revision>3</cp:revision>
  <dcterms:created xsi:type="dcterms:W3CDTF">2019-03-07T16:07:00Z</dcterms:created>
  <dcterms:modified xsi:type="dcterms:W3CDTF">2019-03-07T22:25:00Z</dcterms:modified>
</cp:coreProperties>
</file>